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72E04" w14:textId="77777777" w:rsidR="005B4F11" w:rsidRPr="00B70A28" w:rsidRDefault="005B4F11" w:rsidP="005B4F11">
      <w:pPr>
        <w:jc w:val="center"/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</w:pPr>
      <w:r w:rsidRPr="00B70A28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 xml:space="preserve">Uputstvo za povezivanje </w:t>
      </w:r>
      <w:proofErr w:type="spellStart"/>
      <w:r w:rsidRPr="00B70A28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>Wi</w:t>
      </w:r>
      <w:proofErr w:type="spellEnd"/>
      <w:r w:rsidRPr="00B70A28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 xml:space="preserve">-Fi </w:t>
      </w:r>
      <w:proofErr w:type="spellStart"/>
      <w:r w:rsidRPr="00B70A28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>extendera</w:t>
      </w:r>
      <w:proofErr w:type="spellEnd"/>
      <w:r w:rsidRPr="00B70A28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 xml:space="preserve"> </w:t>
      </w:r>
    </w:p>
    <w:p w14:paraId="234D2FBD" w14:textId="77777777" w:rsidR="005B4F11" w:rsidRPr="00B70A28" w:rsidRDefault="005B4F11" w:rsidP="005B4F11">
      <w:pPr>
        <w:jc w:val="center"/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</w:pPr>
      <w:proofErr w:type="spellStart"/>
      <w:r w:rsidRPr="00B70A28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>Nokia</w:t>
      </w:r>
      <w:proofErr w:type="spellEnd"/>
      <w:r w:rsidRPr="00B70A28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 xml:space="preserve"> </w:t>
      </w:r>
      <w:proofErr w:type="spellStart"/>
      <w:r w:rsidRPr="00B70A28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>Beacon</w:t>
      </w:r>
      <w:proofErr w:type="spellEnd"/>
      <w:r w:rsidRPr="00B70A28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 xml:space="preserve"> 1.1</w:t>
      </w:r>
    </w:p>
    <w:p w14:paraId="632D28CB" w14:textId="77777777" w:rsidR="005B4F11" w:rsidRPr="00B70A28" w:rsidRDefault="005B4F11" w:rsidP="005B4F11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682EA5B" w14:textId="77777777" w:rsidR="005B4F11" w:rsidRPr="00B70A28" w:rsidRDefault="005B4F11" w:rsidP="005B4F11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77659380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0ED88BAA" w14:textId="0613A793" w:rsidR="005B4F11" w:rsidRPr="00B70A28" w:rsidRDefault="005B4F11" w:rsidP="005B4F11">
      <w:pPr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1.1 je </w:t>
      </w:r>
      <w:r w:rsidRPr="00B70A28">
        <w:rPr>
          <w:rFonts w:asciiTheme="minorHAnsi" w:hAnsiTheme="minorHAnsi" w:cstheme="minorHAnsi"/>
          <w:b/>
          <w:bCs/>
          <w:sz w:val="22"/>
          <w:szCs w:val="22"/>
        </w:rPr>
        <w:t>dual</w:t>
      </w:r>
      <w:r w:rsidRPr="00B70A28">
        <w:rPr>
          <w:rFonts w:asciiTheme="minorHAnsi" w:hAnsiTheme="minorHAnsi" w:cstheme="minorHAnsi"/>
          <w:b/>
          <w:bCs/>
          <w:sz w:val="22"/>
          <w:szCs w:val="22"/>
        </w:rPr>
        <w:noBreakHyphen/>
      </w:r>
      <w:proofErr w:type="spellStart"/>
      <w:r w:rsidRPr="00B70A28">
        <w:rPr>
          <w:rFonts w:asciiTheme="minorHAnsi" w:hAnsiTheme="minorHAnsi" w:cstheme="minorHAnsi"/>
          <w:b/>
          <w:bCs/>
          <w:sz w:val="22"/>
          <w:szCs w:val="22"/>
        </w:rPr>
        <w:t>band</w:t>
      </w:r>
      <w:proofErr w:type="spellEnd"/>
      <w:r w:rsidRPr="00B70A2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B70A28">
        <w:rPr>
          <w:rFonts w:asciiTheme="minorHAnsi" w:hAnsiTheme="minorHAnsi" w:cstheme="minorHAnsi"/>
          <w:b/>
          <w:bCs/>
          <w:sz w:val="22"/>
          <w:szCs w:val="22"/>
        </w:rPr>
        <w:t>mesh</w:t>
      </w:r>
      <w:proofErr w:type="spellEnd"/>
      <w:r w:rsidRPr="00B70A2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B70A28">
        <w:rPr>
          <w:rFonts w:asciiTheme="minorHAnsi" w:hAnsiTheme="minorHAnsi" w:cstheme="minorHAnsi"/>
          <w:b/>
          <w:bCs/>
          <w:sz w:val="22"/>
          <w:szCs w:val="22"/>
        </w:rPr>
        <w:t>Wi</w:t>
      </w:r>
      <w:proofErr w:type="spellEnd"/>
      <w:r w:rsidRPr="00B70A28">
        <w:rPr>
          <w:rFonts w:asciiTheme="minorHAnsi" w:hAnsiTheme="minorHAnsi" w:cstheme="minorHAnsi"/>
          <w:b/>
          <w:bCs/>
          <w:sz w:val="22"/>
          <w:szCs w:val="22"/>
        </w:rPr>
        <w:noBreakHyphen/>
        <w:t>Fi ruter</w:t>
      </w:r>
      <w:ins w:id="0" w:author="Olivera Dončova" w:date="2025-12-30T21:39:00Z">
        <w:r w:rsidR="00CD38D8">
          <w:rPr>
            <w:rFonts w:asciiTheme="minorHAnsi" w:hAnsiTheme="minorHAnsi" w:cstheme="minorHAnsi"/>
            <w:b/>
            <w:bCs/>
            <w:sz w:val="22"/>
            <w:szCs w:val="22"/>
          </w:rPr>
          <w:t xml:space="preserve"> </w:t>
        </w:r>
      </w:ins>
      <w:r w:rsidR="00CD38D8">
        <w:rPr>
          <w:rFonts w:asciiTheme="minorHAnsi" w:hAnsiTheme="minorHAnsi" w:cstheme="minorHAnsi"/>
          <w:b/>
          <w:bCs/>
          <w:sz w:val="22"/>
          <w:szCs w:val="22"/>
        </w:rPr>
        <w:t>(</w:t>
      </w:r>
      <w:proofErr w:type="spellStart"/>
      <w:r w:rsidR="00CD38D8">
        <w:rPr>
          <w:rFonts w:asciiTheme="minorHAnsi" w:hAnsiTheme="minorHAnsi" w:cstheme="minorHAnsi"/>
          <w:b/>
          <w:bCs/>
          <w:sz w:val="22"/>
          <w:szCs w:val="22"/>
        </w:rPr>
        <w:t>extender</w:t>
      </w:r>
      <w:proofErr w:type="spellEnd"/>
      <w:r w:rsidR="00CD38D8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B70A28">
        <w:rPr>
          <w:rFonts w:asciiTheme="minorHAnsi" w:hAnsiTheme="minorHAnsi" w:cstheme="minorHAnsi"/>
          <w:sz w:val="22"/>
          <w:szCs w:val="22"/>
        </w:rPr>
        <w:t xml:space="preserve"> koji obezbeđuje pouzdanu pokrivenost u celom domu</w:t>
      </w:r>
      <w:r w:rsidR="00CD38D8">
        <w:rPr>
          <w:rFonts w:asciiTheme="minorHAnsi" w:hAnsiTheme="minorHAnsi" w:cstheme="minorHAnsi"/>
          <w:sz w:val="22"/>
          <w:szCs w:val="22"/>
        </w:rPr>
        <w:t xml:space="preserve">. </w:t>
      </w:r>
      <w:r w:rsidRPr="00B70A28">
        <w:rPr>
          <w:rFonts w:asciiTheme="minorHAnsi" w:hAnsiTheme="minorHAnsi" w:cstheme="minorHAnsi"/>
          <w:sz w:val="22"/>
          <w:szCs w:val="22"/>
        </w:rPr>
        <w:t xml:space="preserve"> Funkcioniše kao bežični ruter ili kao „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“ u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mesh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mreži.</w:t>
      </w:r>
    </w:p>
    <w:p w14:paraId="2472BD78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60DB6DB9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Namenjen je </w:t>
      </w:r>
      <w:r w:rsidRPr="00CD38D8">
        <w:rPr>
          <w:rFonts w:asciiTheme="minorHAnsi" w:hAnsiTheme="minorHAnsi" w:cstheme="minorHAnsi"/>
          <w:b/>
          <w:bCs/>
          <w:color w:val="FF0000"/>
          <w:sz w:val="22"/>
          <w:szCs w:val="22"/>
        </w:rPr>
        <w:t>samo</w:t>
      </w:r>
      <w:r w:rsidRPr="00CD38D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CD38D8">
        <w:rPr>
          <w:rFonts w:asciiTheme="minorHAnsi" w:hAnsiTheme="minorHAnsi" w:cstheme="minorHAnsi"/>
          <w:b/>
          <w:bCs/>
          <w:color w:val="FF0000"/>
          <w:sz w:val="22"/>
          <w:szCs w:val="22"/>
        </w:rPr>
        <w:t>za internet servis</w:t>
      </w:r>
      <w:r w:rsidRPr="00CD38D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B70A28">
        <w:rPr>
          <w:rFonts w:asciiTheme="minorHAnsi" w:hAnsiTheme="minorHAnsi" w:cstheme="minorHAnsi"/>
          <w:sz w:val="22"/>
          <w:szCs w:val="22"/>
        </w:rPr>
        <w:t>i neće se koristiti u našoj mreži za prenos IPTV-a</w:t>
      </w:r>
      <w:bookmarkStart w:id="1" w:name="_GoBack"/>
      <w:bookmarkEnd w:id="1"/>
      <w:r w:rsidRPr="00B70A28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D0D36D6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5EFD8768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3F408E8D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2AA99509" w14:textId="77777777" w:rsidR="005B4F11" w:rsidRPr="00B70A28" w:rsidRDefault="005B4F11" w:rsidP="005B4F11">
      <w:p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B70A28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1.Osnove informacije o </w:t>
      </w:r>
      <w:proofErr w:type="spellStart"/>
      <w:r w:rsidRPr="00B70A28">
        <w:rPr>
          <w:rFonts w:asciiTheme="minorHAnsi" w:hAnsiTheme="minorHAnsi" w:cstheme="minorHAnsi"/>
          <w:b/>
          <w:bCs/>
          <w:color w:val="0070C0"/>
          <w:sz w:val="28"/>
          <w:szCs w:val="28"/>
        </w:rPr>
        <w:t>Beacon</w:t>
      </w:r>
      <w:proofErr w:type="spellEnd"/>
      <w:r w:rsidRPr="00B70A28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1.1</w:t>
      </w:r>
    </w:p>
    <w:p w14:paraId="46C73DA1" w14:textId="77777777" w:rsidR="005B4F11" w:rsidRPr="00B70A28" w:rsidRDefault="005B4F11" w:rsidP="005B4F11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64942EA4" w14:textId="77777777" w:rsidR="005B4F11" w:rsidRPr="00B70A28" w:rsidRDefault="005B4F11" w:rsidP="005B4F11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3CE2BA9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376DC351" w14:textId="77777777" w:rsidR="005B4F11" w:rsidRPr="00B70A28" w:rsidRDefault="005B4F11" w:rsidP="005B4F11">
      <w:pPr>
        <w:spacing w:after="120"/>
        <w:rPr>
          <w:rFonts w:asciiTheme="minorHAnsi" w:hAnsiTheme="minorHAnsi" w:cstheme="minorHAnsi"/>
          <w:sz w:val="22"/>
          <w:szCs w:val="22"/>
        </w:rPr>
      </w:pPr>
    </w:p>
    <w:p w14:paraId="08EADADD" w14:textId="77777777" w:rsidR="005B4F11" w:rsidRPr="00B70A28" w:rsidRDefault="005B4F11" w:rsidP="005B4F11">
      <w:pPr>
        <w:spacing w:after="120"/>
        <w:rPr>
          <w:rFonts w:asciiTheme="minorHAnsi" w:hAnsiTheme="minorHAnsi" w:cstheme="minorHAnsi"/>
          <w:b/>
          <w:bCs/>
          <w:sz w:val="22"/>
          <w:szCs w:val="22"/>
        </w:rPr>
      </w:pPr>
      <w:r w:rsidRPr="00B70A28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B2F977A" wp14:editId="1BDFBAB4">
            <wp:extent cx="3253839" cy="2272952"/>
            <wp:effectExtent l="0" t="0" r="3810" b="0"/>
            <wp:docPr id="657945639" name="Picture 1" descr="Front and back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45639" name="Picture 1" descr="Front and back of a devi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2562" cy="228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FAFF" w14:textId="77777777" w:rsidR="005B4F11" w:rsidRPr="00B70A28" w:rsidRDefault="005B4F11" w:rsidP="005B4F11">
      <w:pPr>
        <w:spacing w:after="120"/>
        <w:rPr>
          <w:rFonts w:asciiTheme="minorHAnsi" w:hAnsiTheme="minorHAnsi" w:cstheme="minorHAnsi"/>
          <w:b/>
          <w:bCs/>
          <w:sz w:val="22"/>
          <w:szCs w:val="22"/>
        </w:rPr>
      </w:pPr>
      <w:r w:rsidRPr="00B70A28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4A66957" wp14:editId="3F23FC62">
            <wp:extent cx="2391508" cy="1263438"/>
            <wp:effectExtent l="0" t="0" r="0" b="0"/>
            <wp:docPr id="753387588" name="Picture 1" descr="A close-up of a lan 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7588" name="Picture 1" descr="A close-up of a lan po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588" cy="127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D0A4" w14:textId="77777777" w:rsidR="005B4F11" w:rsidRPr="00B70A28" w:rsidRDefault="005B4F11" w:rsidP="005B4F11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EE012C6" w14:textId="77777777" w:rsidR="005B4F11" w:rsidRPr="00B70A28" w:rsidRDefault="005B4F11" w:rsidP="005B4F11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53CFEB0" w14:textId="77777777" w:rsidR="005B4F11" w:rsidRPr="00B70A28" w:rsidRDefault="005B4F11" w:rsidP="005B4F1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B70A28">
        <w:rPr>
          <w:rFonts w:asciiTheme="minorHAnsi" w:hAnsiTheme="minorHAnsi" w:cstheme="minorHAnsi"/>
          <w:b/>
          <w:bCs/>
          <w:sz w:val="22"/>
          <w:szCs w:val="22"/>
        </w:rPr>
        <w:t>WLAN interfejsi:</w:t>
      </w:r>
    </w:p>
    <w:p w14:paraId="000367BB" w14:textId="77777777" w:rsidR="005B4F11" w:rsidRPr="00B70A28" w:rsidRDefault="005B4F11" w:rsidP="005B4F1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2x2 MIMO 802.11b/g/n 2.4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GHz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DAF107B" w14:textId="77777777" w:rsidR="005B4F11" w:rsidRPr="00B70A28" w:rsidRDefault="005B4F11" w:rsidP="005B4F1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>2x2 MU-MIMO 802.11n/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ac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GHz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WLAN</w:t>
      </w:r>
    </w:p>
    <w:p w14:paraId="60180438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0D383DD8" w14:textId="77777777" w:rsidR="009D4071" w:rsidRDefault="009D4071" w:rsidP="005B4F11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466AF3A" w14:textId="1CDAB401" w:rsidR="005B4F11" w:rsidRPr="00B70A28" w:rsidRDefault="005B4F11" w:rsidP="005B4F11">
      <w:pPr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B70A28">
        <w:rPr>
          <w:rFonts w:asciiTheme="minorHAnsi" w:hAnsiTheme="minorHAnsi" w:cstheme="minorHAnsi"/>
          <w:b/>
          <w:bCs/>
          <w:sz w:val="22"/>
          <w:szCs w:val="22"/>
        </w:rPr>
        <w:t>Ethernet</w:t>
      </w:r>
      <w:proofErr w:type="spellEnd"/>
      <w:r w:rsidRPr="00B70A28">
        <w:rPr>
          <w:rFonts w:asciiTheme="minorHAnsi" w:hAnsiTheme="minorHAnsi" w:cstheme="minorHAnsi"/>
          <w:b/>
          <w:bCs/>
          <w:sz w:val="22"/>
          <w:szCs w:val="22"/>
        </w:rPr>
        <w:t xml:space="preserve"> interfejsi</w:t>
      </w:r>
    </w:p>
    <w:p w14:paraId="425CFBD1" w14:textId="77777777" w:rsidR="005B4F11" w:rsidRPr="00B70A28" w:rsidRDefault="005B4F11" w:rsidP="005B4F11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jedan WAN 10/100/1000Base-T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interface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, RJ-45</w:t>
      </w:r>
    </w:p>
    <w:p w14:paraId="19B2DB54" w14:textId="77777777" w:rsidR="00F804B3" w:rsidRDefault="005B4F11" w:rsidP="005B4F11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dva LAN 10/100/1000Base-T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interfaces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, RJ-45</w:t>
      </w:r>
    </w:p>
    <w:p w14:paraId="7D582EF8" w14:textId="77777777" w:rsidR="00CD38D8" w:rsidRDefault="00CD38D8" w:rsidP="00F804B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17C54CE5" w14:textId="3B1059F7" w:rsidR="005B4F11" w:rsidRPr="00F804B3" w:rsidRDefault="005B4F11" w:rsidP="00F804B3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F804B3">
        <w:rPr>
          <w:rFonts w:asciiTheme="minorHAnsi" w:hAnsiTheme="minorHAnsi" w:cstheme="minorHAnsi"/>
          <w:b/>
          <w:bCs/>
          <w:sz w:val="22"/>
          <w:szCs w:val="22"/>
        </w:rPr>
        <w:lastRenderedPageBreak/>
        <w:t>Dugmići</w:t>
      </w:r>
      <w:proofErr w:type="spellEnd"/>
    </w:p>
    <w:p w14:paraId="0723B008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Power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on/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off</w:t>
      </w:r>
      <w:proofErr w:type="spellEnd"/>
    </w:p>
    <w:p w14:paraId="7F24D747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>• Device reset</w:t>
      </w:r>
    </w:p>
    <w:p w14:paraId="4363BDB9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Wi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-Fi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Protected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Setup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(WPS)</w:t>
      </w:r>
    </w:p>
    <w:p w14:paraId="647230A8" w14:textId="77777777" w:rsidR="005B4F11" w:rsidRPr="00B70A28" w:rsidRDefault="005B4F11" w:rsidP="005B4F1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AC0C4EA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004F45E4" w14:textId="254C36BD" w:rsidR="005B4F11" w:rsidRPr="003309E6" w:rsidRDefault="005B4F11" w:rsidP="003309E6">
      <w:pPr>
        <w:rPr>
          <w:rFonts w:asciiTheme="minorHAnsi" w:hAnsiTheme="minorHAnsi" w:cstheme="minorHAnsi"/>
          <w:sz w:val="22"/>
          <w:szCs w:val="22"/>
        </w:rPr>
      </w:pPr>
      <w:r w:rsidRPr="003309E6">
        <w:rPr>
          <w:rFonts w:asciiTheme="minorHAnsi" w:hAnsiTheme="minorHAnsi" w:cstheme="minorHAnsi"/>
          <w:sz w:val="22"/>
          <w:szCs w:val="22"/>
        </w:rPr>
        <w:t xml:space="preserve">WEB pristup </w:t>
      </w:r>
      <w:hyperlink r:id="rId10" w:history="1">
        <w:r w:rsidRPr="00CD38D8">
          <w:rPr>
            <w:rStyle w:val="Hyperlink"/>
            <w:rFonts w:asciiTheme="minorHAnsi" w:hAnsiTheme="minorHAnsi" w:cstheme="minorHAnsi"/>
            <w:b/>
            <w:bCs/>
            <w:color w:val="FF0000"/>
            <w:sz w:val="22"/>
            <w:szCs w:val="22"/>
          </w:rPr>
          <w:t>http://192.168.18.1/</w:t>
        </w:r>
      </w:hyperlink>
      <w:r w:rsidRPr="00CD38D8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proofErr w:type="spellStart"/>
      <w:r w:rsidRPr="003309E6">
        <w:rPr>
          <w:rFonts w:asciiTheme="minorHAnsi" w:hAnsiTheme="minorHAnsi" w:cstheme="minorHAnsi"/>
          <w:sz w:val="22"/>
          <w:szCs w:val="22"/>
        </w:rPr>
        <w:t>user</w:t>
      </w:r>
      <w:proofErr w:type="spellEnd"/>
      <w:r w:rsidRPr="003309E6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3309E6">
        <w:rPr>
          <w:rFonts w:asciiTheme="minorHAnsi" w:hAnsiTheme="minorHAnsi" w:cstheme="minorHAnsi"/>
          <w:sz w:val="22"/>
          <w:szCs w:val="22"/>
        </w:rPr>
        <w:t>admin</w:t>
      </w:r>
      <w:proofErr w:type="spellEnd"/>
      <w:r w:rsidRPr="003309E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309E6">
        <w:rPr>
          <w:rFonts w:asciiTheme="minorHAnsi" w:hAnsiTheme="minorHAnsi" w:cstheme="minorHAnsi"/>
          <w:sz w:val="22"/>
          <w:szCs w:val="22"/>
        </w:rPr>
        <w:t>pass</w:t>
      </w:r>
      <w:proofErr w:type="spellEnd"/>
      <w:r w:rsidRPr="003309E6">
        <w:rPr>
          <w:rFonts w:asciiTheme="minorHAnsi" w:hAnsiTheme="minorHAnsi" w:cstheme="minorHAnsi"/>
          <w:sz w:val="22"/>
          <w:szCs w:val="22"/>
        </w:rPr>
        <w:t>: sa nalepnice isti kao</w:t>
      </w:r>
      <w:r w:rsidR="00F804B3">
        <w:rPr>
          <w:rFonts w:asciiTheme="minorHAnsi" w:hAnsiTheme="minorHAnsi" w:cstheme="minorHAnsi"/>
          <w:sz w:val="22"/>
          <w:szCs w:val="22"/>
        </w:rPr>
        <w:t xml:space="preserve"> za</w:t>
      </w:r>
      <w:r w:rsidRPr="003309E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309E6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3309E6">
        <w:rPr>
          <w:rFonts w:asciiTheme="minorHAnsi" w:hAnsiTheme="minorHAnsi" w:cstheme="minorHAnsi"/>
          <w:sz w:val="22"/>
          <w:szCs w:val="22"/>
        </w:rPr>
        <w:t>.</w:t>
      </w:r>
    </w:p>
    <w:p w14:paraId="7C38D91F" w14:textId="77777777" w:rsidR="005B4F11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2BEE7B4B" w14:textId="77777777" w:rsidR="005B4F11" w:rsidRPr="0098593D" w:rsidRDefault="005B4F11" w:rsidP="005B4F11">
      <w:pPr>
        <w:rPr>
          <w:rFonts w:asciiTheme="minorHAnsi" w:hAnsiTheme="minorHAnsi" w:cstheme="minorHAnsi"/>
          <w:sz w:val="22"/>
          <w:szCs w:val="22"/>
        </w:rPr>
      </w:pPr>
      <w:r w:rsidRPr="0098593D">
        <w:rPr>
          <w:rFonts w:asciiTheme="minorHAnsi" w:hAnsiTheme="minorHAnsi" w:cstheme="minorHAnsi"/>
          <w:b/>
          <w:bCs/>
          <w:sz w:val="22"/>
          <w:szCs w:val="22"/>
        </w:rPr>
        <w:t>NAPOMENA:</w:t>
      </w:r>
      <w:r>
        <w:rPr>
          <w:rFonts w:asciiTheme="minorHAnsi" w:hAnsiTheme="minorHAnsi" w:cstheme="minorHAnsi"/>
          <w:sz w:val="22"/>
          <w:szCs w:val="22"/>
        </w:rPr>
        <w:t xml:space="preserve"> Ukoliko je </w:t>
      </w:r>
      <w:proofErr w:type="spellStart"/>
      <w:r>
        <w:rPr>
          <w:rFonts w:asciiTheme="minorHAnsi" w:hAnsiTheme="minorHAnsi" w:cstheme="minorHAnsi"/>
          <w:sz w:val="22"/>
          <w:szCs w:val="22"/>
        </w:rPr>
        <w:t>Beacon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već bio </w:t>
      </w:r>
      <w:proofErr w:type="spellStart"/>
      <w:r>
        <w:rPr>
          <w:rFonts w:asciiTheme="minorHAnsi" w:hAnsiTheme="minorHAnsi" w:cstheme="minorHAnsi"/>
          <w:sz w:val="22"/>
          <w:szCs w:val="22"/>
        </w:rPr>
        <w:t>uparivan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sa nekom CPE opremom ili ako je na Nokia ONT-u ranije bilo </w:t>
      </w:r>
      <w:proofErr w:type="spellStart"/>
      <w:r>
        <w:rPr>
          <w:rFonts w:asciiTheme="minorHAnsi" w:hAnsiTheme="minorHAnsi" w:cstheme="minorHAnsi"/>
          <w:sz w:val="22"/>
          <w:szCs w:val="22"/>
        </w:rPr>
        <w:t>povezanin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pre početka uparivanja uraditi </w:t>
      </w:r>
      <w:r w:rsidRPr="007517B4">
        <w:rPr>
          <w:rFonts w:asciiTheme="minorHAnsi" w:hAnsiTheme="minorHAnsi" w:cstheme="minorHAnsi"/>
          <w:b/>
          <w:bCs/>
          <w:sz w:val="22"/>
          <w:szCs w:val="22"/>
        </w:rPr>
        <w:t>fabrički reset</w:t>
      </w:r>
      <w:r>
        <w:rPr>
          <w:rFonts w:asciiTheme="minorHAnsi" w:hAnsiTheme="minorHAnsi" w:cstheme="minorHAnsi"/>
          <w:sz w:val="22"/>
          <w:szCs w:val="22"/>
        </w:rPr>
        <w:t xml:space="preserve"> ONT-a i </w:t>
      </w:r>
      <w:proofErr w:type="spellStart"/>
      <w:r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76FCA5DD" w14:textId="77777777" w:rsidR="005B4F11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1500D266" w14:textId="77777777" w:rsidR="00F804B3" w:rsidRDefault="00F804B3" w:rsidP="005B4F11">
      <w:pPr>
        <w:rPr>
          <w:rFonts w:asciiTheme="minorHAnsi" w:hAnsiTheme="minorHAnsi" w:cstheme="minorHAnsi"/>
          <w:sz w:val="22"/>
          <w:szCs w:val="22"/>
        </w:rPr>
      </w:pPr>
    </w:p>
    <w:p w14:paraId="6459AA72" w14:textId="77777777" w:rsidR="00F804B3" w:rsidRPr="00B70A28" w:rsidRDefault="00F804B3" w:rsidP="005B4F11">
      <w:pPr>
        <w:rPr>
          <w:rFonts w:asciiTheme="minorHAnsi" w:hAnsiTheme="minorHAnsi" w:cstheme="minorHAnsi"/>
          <w:sz w:val="22"/>
          <w:szCs w:val="22"/>
        </w:rPr>
      </w:pPr>
    </w:p>
    <w:p w14:paraId="55740346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5EAE7529" w14:textId="77777777" w:rsidR="005B4F11" w:rsidRPr="00B70A28" w:rsidRDefault="005B4F11" w:rsidP="005B4F11">
      <w:pPr>
        <w:jc w:val="left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B70A28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2.Uputstvo za uparivanje </w:t>
      </w:r>
      <w:proofErr w:type="spellStart"/>
      <w:r w:rsidRPr="00B70A28">
        <w:rPr>
          <w:rFonts w:asciiTheme="minorHAnsi" w:hAnsiTheme="minorHAnsi" w:cstheme="minorHAnsi"/>
          <w:b/>
          <w:bCs/>
          <w:color w:val="0070C0"/>
          <w:sz w:val="28"/>
          <w:szCs w:val="28"/>
        </w:rPr>
        <w:t>Beacon</w:t>
      </w:r>
      <w:proofErr w:type="spellEnd"/>
      <w:r w:rsidRPr="00B70A28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1.1</w:t>
      </w:r>
    </w:p>
    <w:p w14:paraId="65D192D7" w14:textId="77777777" w:rsidR="005B4F11" w:rsidRPr="00B70A28" w:rsidRDefault="005B4F11" w:rsidP="005B4F11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3FB1FFE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F804B3">
        <w:rPr>
          <w:rFonts w:asciiTheme="minorHAnsi" w:hAnsiTheme="minorHAnsi" w:cstheme="minorHAnsi"/>
          <w:b/>
          <w:bCs/>
          <w:sz w:val="22"/>
          <w:szCs w:val="22"/>
        </w:rPr>
        <w:t>Beacon</w:t>
      </w:r>
      <w:proofErr w:type="spellEnd"/>
      <w:r w:rsidRPr="00F804B3">
        <w:rPr>
          <w:rFonts w:asciiTheme="minorHAnsi" w:hAnsiTheme="minorHAnsi" w:cstheme="minorHAnsi"/>
          <w:b/>
          <w:bCs/>
          <w:sz w:val="22"/>
          <w:szCs w:val="22"/>
        </w:rPr>
        <w:t xml:space="preserve"> 1.1 može da se poveže osim na Nokia ONT-ove i na ostalu CPE (</w:t>
      </w:r>
      <w:proofErr w:type="spellStart"/>
      <w:r w:rsidRPr="00F804B3">
        <w:rPr>
          <w:rFonts w:asciiTheme="minorHAnsi" w:hAnsiTheme="minorHAnsi" w:cstheme="minorHAnsi"/>
          <w:b/>
          <w:bCs/>
          <w:sz w:val="22"/>
          <w:szCs w:val="22"/>
        </w:rPr>
        <w:t>xDSL</w:t>
      </w:r>
      <w:proofErr w:type="spellEnd"/>
      <w:r w:rsidRPr="00F804B3">
        <w:rPr>
          <w:rFonts w:asciiTheme="minorHAnsi" w:hAnsiTheme="minorHAnsi" w:cstheme="minorHAnsi"/>
          <w:b/>
          <w:bCs/>
          <w:sz w:val="22"/>
          <w:szCs w:val="22"/>
        </w:rPr>
        <w:t xml:space="preserve"> modeme),</w:t>
      </w:r>
      <w:r w:rsidRPr="00B70A28">
        <w:rPr>
          <w:rFonts w:asciiTheme="minorHAnsi" w:hAnsiTheme="minorHAnsi" w:cstheme="minorHAnsi"/>
          <w:sz w:val="22"/>
          <w:szCs w:val="22"/>
        </w:rPr>
        <w:t xml:space="preserve"> pri čemu postoje razlike u načinu uparivanja i to je objašnjeno u ovom uputstvu.</w:t>
      </w:r>
    </w:p>
    <w:p w14:paraId="44071D9A" w14:textId="77777777" w:rsidR="005B4F11" w:rsidRPr="00B70A28" w:rsidRDefault="005B4F11" w:rsidP="005B4F11">
      <w:pPr>
        <w:spacing w:after="120"/>
        <w:rPr>
          <w:rFonts w:asciiTheme="minorHAnsi" w:hAnsiTheme="minorHAnsi" w:cstheme="minorHAnsi"/>
          <w:sz w:val="22"/>
          <w:szCs w:val="22"/>
        </w:rPr>
      </w:pPr>
    </w:p>
    <w:p w14:paraId="60077DFA" w14:textId="730625FD" w:rsidR="005B4F11" w:rsidRPr="00B70A28" w:rsidRDefault="005B4F11" w:rsidP="005B4F11">
      <w:pPr>
        <w:spacing w:after="120"/>
        <w:rPr>
          <w:rFonts w:asciiTheme="minorHAnsi" w:hAnsiTheme="minorHAnsi" w:cstheme="minorHAnsi"/>
          <w:sz w:val="22"/>
          <w:szCs w:val="22"/>
        </w:rPr>
      </w:pPr>
      <w:r w:rsidRPr="00F804B3">
        <w:rPr>
          <w:rFonts w:asciiTheme="minorHAnsi" w:hAnsiTheme="minorHAnsi" w:cstheme="minorHAnsi"/>
          <w:sz w:val="22"/>
          <w:szCs w:val="22"/>
          <w:highlight w:val="yellow"/>
        </w:rPr>
        <w:t xml:space="preserve">Za </w:t>
      </w:r>
      <w:r w:rsidRPr="00F804B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ONT Nokia</w:t>
      </w:r>
      <w:r w:rsidRPr="00F804B3">
        <w:rPr>
          <w:rFonts w:asciiTheme="minorHAnsi" w:hAnsiTheme="minorHAnsi" w:cstheme="minorHAnsi"/>
          <w:sz w:val="22"/>
          <w:szCs w:val="22"/>
          <w:highlight w:val="yellow"/>
        </w:rPr>
        <w:t xml:space="preserve"> povezivanje se može uspostaviti uz pomoć </w:t>
      </w:r>
      <w:r w:rsidRPr="00F804B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WPS-a i LAN kabla</w:t>
      </w:r>
      <w:r w:rsidRPr="00F804B3">
        <w:rPr>
          <w:rFonts w:asciiTheme="minorHAnsi" w:hAnsiTheme="minorHAnsi" w:cstheme="minorHAnsi"/>
          <w:sz w:val="22"/>
          <w:szCs w:val="22"/>
          <w:highlight w:val="yellow"/>
        </w:rPr>
        <w:t xml:space="preserve">, dok se </w:t>
      </w:r>
      <w:r w:rsidRPr="00F804B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za ostale modeme </w:t>
      </w:r>
      <w:r w:rsidRPr="00F804B3">
        <w:rPr>
          <w:rFonts w:asciiTheme="minorHAnsi" w:hAnsiTheme="minorHAnsi" w:cstheme="minorHAnsi"/>
          <w:sz w:val="22"/>
          <w:szCs w:val="22"/>
          <w:highlight w:val="yellow"/>
        </w:rPr>
        <w:t xml:space="preserve">koristi </w:t>
      </w:r>
      <w:r w:rsidRPr="00F804B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LAN kabl</w:t>
      </w:r>
      <w:r w:rsidR="00F804B3" w:rsidRPr="00F804B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</w:p>
    <w:p w14:paraId="1A78C247" w14:textId="77777777" w:rsidR="005B4F11" w:rsidRDefault="005B4F11" w:rsidP="005B4F11">
      <w:pPr>
        <w:jc w:val="center"/>
        <w:rPr>
          <w:rFonts w:asciiTheme="minorHAnsi" w:hAnsiTheme="minorHAnsi" w:cstheme="minorHAnsi"/>
          <w:color w:val="0070C0"/>
          <w:sz w:val="22"/>
          <w:szCs w:val="22"/>
        </w:rPr>
      </w:pPr>
    </w:p>
    <w:p w14:paraId="3C7CDC28" w14:textId="77777777" w:rsidR="00F804B3" w:rsidRDefault="00F804B3" w:rsidP="005B4F11">
      <w:pPr>
        <w:jc w:val="center"/>
        <w:rPr>
          <w:rFonts w:asciiTheme="minorHAnsi" w:hAnsiTheme="minorHAnsi" w:cstheme="minorHAnsi"/>
          <w:color w:val="0070C0"/>
          <w:sz w:val="22"/>
          <w:szCs w:val="22"/>
        </w:rPr>
      </w:pPr>
    </w:p>
    <w:p w14:paraId="0ED9D248" w14:textId="77777777" w:rsidR="00F804B3" w:rsidRPr="00B70A28" w:rsidRDefault="00F804B3" w:rsidP="005B4F11">
      <w:pPr>
        <w:jc w:val="center"/>
        <w:rPr>
          <w:rFonts w:asciiTheme="minorHAnsi" w:hAnsiTheme="minorHAnsi" w:cstheme="minorHAnsi"/>
          <w:color w:val="0070C0"/>
          <w:sz w:val="22"/>
          <w:szCs w:val="22"/>
        </w:rPr>
      </w:pPr>
    </w:p>
    <w:p w14:paraId="25C1EB32" w14:textId="77777777" w:rsidR="005B4F11" w:rsidRPr="00F804B3" w:rsidRDefault="005B4F11" w:rsidP="005B4F11">
      <w:pPr>
        <w:rPr>
          <w:rFonts w:asciiTheme="minorHAnsi" w:hAnsiTheme="minorHAnsi" w:cstheme="minorHAnsi"/>
          <w:b/>
          <w:bCs/>
          <w:color w:val="0070C0"/>
        </w:rPr>
      </w:pPr>
      <w:r w:rsidRPr="00F804B3">
        <w:rPr>
          <w:rFonts w:asciiTheme="minorHAnsi" w:hAnsiTheme="minorHAnsi" w:cstheme="minorHAnsi"/>
          <w:b/>
          <w:bCs/>
          <w:color w:val="0070C0"/>
        </w:rPr>
        <w:t xml:space="preserve">2.1.Uparivanje </w:t>
      </w:r>
      <w:proofErr w:type="spellStart"/>
      <w:r w:rsidRPr="00F804B3">
        <w:rPr>
          <w:rFonts w:asciiTheme="minorHAnsi" w:hAnsiTheme="minorHAnsi" w:cstheme="minorHAnsi"/>
          <w:b/>
          <w:bCs/>
          <w:color w:val="0070C0"/>
        </w:rPr>
        <w:t>Nokia</w:t>
      </w:r>
      <w:proofErr w:type="spellEnd"/>
      <w:r w:rsidRPr="00F804B3">
        <w:rPr>
          <w:rFonts w:asciiTheme="minorHAnsi" w:hAnsiTheme="minorHAnsi" w:cstheme="minorHAnsi"/>
          <w:b/>
          <w:bCs/>
          <w:color w:val="0070C0"/>
        </w:rPr>
        <w:t xml:space="preserve"> ONT-a i </w:t>
      </w:r>
      <w:proofErr w:type="spellStart"/>
      <w:r w:rsidRPr="00F804B3">
        <w:rPr>
          <w:rFonts w:asciiTheme="minorHAnsi" w:hAnsiTheme="minorHAnsi" w:cstheme="minorHAnsi"/>
          <w:b/>
          <w:bCs/>
          <w:color w:val="0070C0"/>
        </w:rPr>
        <w:t>Beacon</w:t>
      </w:r>
      <w:proofErr w:type="spellEnd"/>
      <w:r w:rsidRPr="00F804B3">
        <w:rPr>
          <w:rFonts w:asciiTheme="minorHAnsi" w:hAnsiTheme="minorHAnsi" w:cstheme="minorHAnsi"/>
          <w:b/>
          <w:bCs/>
          <w:color w:val="0070C0"/>
        </w:rPr>
        <w:t>-a 1.1</w:t>
      </w:r>
    </w:p>
    <w:p w14:paraId="1B68A8FE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77E875FB" w14:textId="77777777" w:rsidR="005B4F11" w:rsidRDefault="005B4F11" w:rsidP="005B4F11">
      <w:pPr>
        <w:ind w:left="708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</w:p>
    <w:p w14:paraId="07E5B354" w14:textId="53FEF3D4" w:rsidR="005B4F11" w:rsidRPr="005B4F11" w:rsidRDefault="005B4F11" w:rsidP="009D4071">
      <w:pPr>
        <w:ind w:left="708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70C0"/>
          <w:sz w:val="22"/>
          <w:szCs w:val="22"/>
        </w:rPr>
        <w:t>2.1.</w:t>
      </w:r>
      <w:r w:rsidR="002B5B54">
        <w:rPr>
          <w:rFonts w:asciiTheme="minorHAnsi" w:hAnsiTheme="minorHAnsi" w:cstheme="minorHAnsi"/>
          <w:b/>
          <w:bCs/>
          <w:color w:val="0070C0"/>
          <w:sz w:val="22"/>
          <w:szCs w:val="22"/>
        </w:rPr>
        <w:t>1</w:t>
      </w:r>
      <w:r>
        <w:rPr>
          <w:rFonts w:asciiTheme="minorHAnsi" w:hAnsiTheme="minorHAnsi" w:cstheme="minorHAnsi"/>
          <w:b/>
          <w:bCs/>
          <w:color w:val="0070C0"/>
          <w:sz w:val="22"/>
          <w:szCs w:val="22"/>
        </w:rPr>
        <w:t>.</w:t>
      </w:r>
      <w:r w:rsidRPr="00001FDF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Bežično uparivanje </w:t>
      </w:r>
      <w:proofErr w:type="spellStart"/>
      <w:r w:rsidRPr="00001FDF">
        <w:rPr>
          <w:rFonts w:asciiTheme="minorHAnsi" w:hAnsiTheme="minorHAnsi" w:cstheme="minorHAnsi"/>
          <w:b/>
          <w:bCs/>
          <w:color w:val="0070C0"/>
          <w:sz w:val="22"/>
          <w:szCs w:val="22"/>
        </w:rPr>
        <w:t>Nokia</w:t>
      </w:r>
      <w:proofErr w:type="spellEnd"/>
      <w:r w:rsidRPr="00001FDF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ONT-a i </w:t>
      </w:r>
      <w:proofErr w:type="spellStart"/>
      <w:r w:rsidRPr="00001FDF">
        <w:rPr>
          <w:rFonts w:asciiTheme="minorHAnsi" w:hAnsiTheme="minorHAnsi" w:cstheme="minorHAnsi"/>
          <w:b/>
          <w:bCs/>
          <w:color w:val="0070C0"/>
          <w:sz w:val="22"/>
          <w:szCs w:val="22"/>
        </w:rPr>
        <w:t>Beacon</w:t>
      </w:r>
      <w:proofErr w:type="spellEnd"/>
      <w:r w:rsidRPr="00001FDF">
        <w:rPr>
          <w:rFonts w:asciiTheme="minorHAnsi" w:hAnsiTheme="minorHAnsi" w:cstheme="minorHAnsi"/>
          <w:b/>
          <w:bCs/>
          <w:color w:val="0070C0"/>
          <w:sz w:val="22"/>
          <w:szCs w:val="22"/>
        </w:rPr>
        <w:t>-a 1.1</w:t>
      </w:r>
      <w:r>
        <w:rPr>
          <w:rFonts w:asciiTheme="minorHAnsi" w:hAnsiTheme="minorHAnsi" w:cstheme="minorHAnsi"/>
          <w:b/>
          <w:bCs/>
          <w:color w:val="0070C0"/>
          <w:sz w:val="22"/>
          <w:szCs w:val="22"/>
          <w:lang w:val="sr-Cyrl-RS"/>
        </w:rPr>
        <w:t xml:space="preserve"> </w:t>
      </w:r>
      <w:r>
        <w:rPr>
          <w:rFonts w:asciiTheme="minorHAnsi" w:hAnsiTheme="minorHAnsi" w:cstheme="minorHAnsi"/>
          <w:b/>
          <w:bCs/>
          <w:color w:val="0070C0"/>
          <w:sz w:val="22"/>
          <w:szCs w:val="22"/>
        </w:rPr>
        <w:t>preko WPS dugmeta</w:t>
      </w:r>
    </w:p>
    <w:p w14:paraId="6D26E32A" w14:textId="77777777" w:rsidR="005B4F11" w:rsidRPr="005B4F11" w:rsidRDefault="005B4F11" w:rsidP="005B4F11">
      <w:pPr>
        <w:ind w:left="708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</w:p>
    <w:p w14:paraId="2B77A01B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274600B4" w14:textId="77777777" w:rsidR="005B4F11" w:rsidRPr="00B70A28" w:rsidRDefault="005B4F11" w:rsidP="005B4F1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Ako je na ONT-u bilo povezanih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-a 1.1 uraditi </w:t>
      </w:r>
      <w:r w:rsidRPr="00F804B3">
        <w:rPr>
          <w:rFonts w:asciiTheme="minorHAnsi" w:hAnsiTheme="minorHAnsi" w:cstheme="minorHAnsi"/>
          <w:b/>
          <w:bCs/>
          <w:sz w:val="22"/>
          <w:szCs w:val="22"/>
        </w:rPr>
        <w:t>fabrički reset</w:t>
      </w:r>
      <w:r w:rsidRPr="00B70A28">
        <w:rPr>
          <w:rFonts w:asciiTheme="minorHAnsi" w:hAnsiTheme="minorHAnsi" w:cstheme="minorHAnsi"/>
          <w:sz w:val="22"/>
          <w:szCs w:val="22"/>
        </w:rPr>
        <w:t xml:space="preserve"> ONT-a.</w:t>
      </w:r>
    </w:p>
    <w:p w14:paraId="4395CB83" w14:textId="77777777" w:rsidR="005B4F11" w:rsidRDefault="005B4F11" w:rsidP="005B4F1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Na ONT-u uključiti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na 5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GHz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, podesiti SSID 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password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, uključiti WPA2 ili WPA3.</w:t>
      </w:r>
    </w:p>
    <w:p w14:paraId="203F6209" w14:textId="4FB4DEB7" w:rsidR="00CD38D8" w:rsidRPr="00B70A28" w:rsidRDefault="00CD38D8" w:rsidP="005B4F1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D38D8">
        <w:rPr>
          <w:rFonts w:asciiTheme="minorHAnsi" w:hAnsiTheme="minorHAnsi" w:cstheme="minorHAnsi"/>
          <w:sz w:val="22"/>
          <w:szCs w:val="22"/>
        </w:rPr>
        <w:t xml:space="preserve">Obavezno </w:t>
      </w:r>
      <w:r>
        <w:rPr>
          <w:rFonts w:asciiTheme="minorHAnsi" w:hAnsiTheme="minorHAnsi" w:cstheme="minorHAnsi"/>
          <w:sz w:val="22"/>
          <w:szCs w:val="22"/>
        </w:rPr>
        <w:t xml:space="preserve">postaviti </w:t>
      </w:r>
      <w:proofErr w:type="spellStart"/>
      <w:r w:rsidRPr="00CD38D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CD38D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u blizini ONT-a </w:t>
      </w:r>
      <w:r w:rsidRPr="00CD38D8">
        <w:rPr>
          <w:rFonts w:asciiTheme="minorHAnsi" w:hAnsiTheme="minorHAnsi" w:cstheme="minorHAnsi"/>
          <w:sz w:val="22"/>
          <w:szCs w:val="22"/>
        </w:rPr>
        <w:t xml:space="preserve">na rastojanju od </w:t>
      </w:r>
      <w:r>
        <w:rPr>
          <w:rFonts w:asciiTheme="minorHAnsi" w:hAnsiTheme="minorHAnsi" w:cstheme="minorHAnsi"/>
          <w:sz w:val="22"/>
          <w:szCs w:val="22"/>
        </w:rPr>
        <w:t xml:space="preserve">oko </w:t>
      </w:r>
      <w:r w:rsidRPr="00CD38D8">
        <w:rPr>
          <w:rFonts w:asciiTheme="minorHAnsi" w:hAnsiTheme="minorHAnsi" w:cstheme="minorHAnsi"/>
          <w:sz w:val="22"/>
          <w:szCs w:val="22"/>
        </w:rPr>
        <w:t xml:space="preserve">1m prilikom WPS uparivanja. Nakon uparivanja, </w:t>
      </w:r>
      <w:proofErr w:type="spellStart"/>
      <w:r w:rsidRPr="00CD38D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CD38D8">
        <w:rPr>
          <w:rFonts w:asciiTheme="minorHAnsi" w:hAnsiTheme="minorHAnsi" w:cstheme="minorHAnsi"/>
          <w:sz w:val="22"/>
          <w:szCs w:val="22"/>
        </w:rPr>
        <w:t xml:space="preserve"> se može udaljiti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4AD3D6D" w14:textId="0A88188D" w:rsidR="005B4F11" w:rsidRPr="00B70A28" w:rsidRDefault="005B4F11" w:rsidP="005B4F1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Uraditi fabrički reset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1.1- pritisnuti reset dugme dok led svetli crveno (1</w:t>
      </w:r>
      <w:r w:rsidR="00CD38D8">
        <w:rPr>
          <w:rFonts w:asciiTheme="minorHAnsi" w:hAnsiTheme="minorHAnsi" w:cstheme="minorHAnsi"/>
          <w:sz w:val="22"/>
          <w:szCs w:val="22"/>
        </w:rPr>
        <w:t>2</w:t>
      </w:r>
      <w:r w:rsidRPr="00B70A28">
        <w:rPr>
          <w:rFonts w:asciiTheme="minorHAnsi" w:hAnsiTheme="minorHAnsi" w:cstheme="minorHAnsi"/>
          <w:sz w:val="22"/>
          <w:szCs w:val="22"/>
        </w:rPr>
        <w:t xml:space="preserve">s). Kada led svetli belo </w:t>
      </w:r>
      <w:r w:rsidR="00016A2E">
        <w:rPr>
          <w:rFonts w:asciiTheme="minorHAnsi" w:hAnsiTheme="minorHAnsi" w:cstheme="minorHAnsi"/>
          <w:sz w:val="22"/>
          <w:szCs w:val="22"/>
        </w:rPr>
        <w:t xml:space="preserve">to označava </w:t>
      </w:r>
      <w:proofErr w:type="spellStart"/>
      <w:r w:rsidR="00016A2E">
        <w:rPr>
          <w:rFonts w:asciiTheme="minorHAnsi" w:hAnsiTheme="minorHAnsi" w:cstheme="minorHAnsi"/>
          <w:sz w:val="22"/>
          <w:szCs w:val="22"/>
        </w:rPr>
        <w:t>butovanje</w:t>
      </w:r>
      <w:proofErr w:type="spellEnd"/>
      <w:r w:rsidR="00016A2E">
        <w:rPr>
          <w:rFonts w:asciiTheme="minorHAnsi" w:hAnsiTheme="minorHAnsi" w:cstheme="minorHAnsi"/>
          <w:sz w:val="22"/>
          <w:szCs w:val="22"/>
        </w:rPr>
        <w:t xml:space="preserve"> uređaja, a</w:t>
      </w:r>
      <w:r w:rsidRPr="00B70A28">
        <w:rPr>
          <w:rFonts w:asciiTheme="minorHAnsi" w:hAnsiTheme="minorHAnsi" w:cstheme="minorHAnsi"/>
          <w:sz w:val="22"/>
          <w:szCs w:val="22"/>
        </w:rPr>
        <w:t xml:space="preserve"> kasnije </w:t>
      </w:r>
      <w:r w:rsidR="00016A2E">
        <w:rPr>
          <w:rFonts w:asciiTheme="minorHAnsi" w:hAnsiTheme="minorHAnsi" w:cstheme="minorHAnsi"/>
          <w:sz w:val="22"/>
          <w:szCs w:val="22"/>
        </w:rPr>
        <w:t xml:space="preserve">kada se pojavi </w:t>
      </w:r>
      <w:r w:rsidRPr="00B70A28">
        <w:rPr>
          <w:rFonts w:asciiTheme="minorHAnsi" w:hAnsiTheme="minorHAnsi" w:cstheme="minorHAnsi"/>
          <w:sz w:val="22"/>
          <w:szCs w:val="22"/>
        </w:rPr>
        <w:t xml:space="preserve">žuto trepćuće uređaj je spreman za </w:t>
      </w:r>
      <w:r w:rsidR="00016A2E">
        <w:rPr>
          <w:rFonts w:asciiTheme="minorHAnsi" w:hAnsiTheme="minorHAnsi" w:cstheme="minorHAnsi"/>
          <w:sz w:val="22"/>
          <w:szCs w:val="22"/>
        </w:rPr>
        <w:t xml:space="preserve">uparivanje </w:t>
      </w:r>
      <w:r w:rsidRPr="00B70A28">
        <w:rPr>
          <w:rFonts w:asciiTheme="minorHAnsi" w:hAnsiTheme="minorHAnsi" w:cstheme="minorHAnsi"/>
          <w:sz w:val="22"/>
          <w:szCs w:val="22"/>
        </w:rPr>
        <w:t xml:space="preserve">sa Nokia ONT-om. Od reseta do žutog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trepčućeg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oko 2:30 minuta. </w:t>
      </w:r>
      <w:r w:rsidR="00016A2E">
        <w:rPr>
          <w:rFonts w:asciiTheme="minorHAnsi" w:hAnsiTheme="minorHAnsi" w:cstheme="minorHAnsi"/>
          <w:sz w:val="22"/>
          <w:szCs w:val="22"/>
        </w:rPr>
        <w:t>Kada se pojavi</w:t>
      </w:r>
      <w:r w:rsidRPr="00B70A28">
        <w:rPr>
          <w:rFonts w:asciiTheme="minorHAnsi" w:hAnsiTheme="minorHAnsi" w:cstheme="minorHAnsi"/>
          <w:sz w:val="22"/>
          <w:szCs w:val="22"/>
        </w:rPr>
        <w:t xml:space="preserve"> žuto</w:t>
      </w:r>
      <w:r w:rsidR="00016A2E">
        <w:rPr>
          <w:rFonts w:asciiTheme="minorHAnsi" w:hAnsiTheme="minorHAnsi" w:cstheme="minorHAnsi"/>
          <w:sz w:val="22"/>
          <w:szCs w:val="22"/>
        </w:rPr>
        <w:t xml:space="preserve"> </w:t>
      </w:r>
      <w:r w:rsidRPr="00B70A28">
        <w:rPr>
          <w:rFonts w:asciiTheme="minorHAnsi" w:hAnsiTheme="minorHAnsi" w:cstheme="minorHAnsi"/>
          <w:sz w:val="22"/>
          <w:szCs w:val="22"/>
        </w:rPr>
        <w:t>treptanj</w:t>
      </w:r>
      <w:r w:rsidR="00016A2E">
        <w:rPr>
          <w:rFonts w:asciiTheme="minorHAnsi" w:hAnsiTheme="minorHAnsi" w:cstheme="minorHAnsi"/>
          <w:sz w:val="22"/>
          <w:szCs w:val="22"/>
        </w:rPr>
        <w:t>e</w:t>
      </w:r>
      <w:r w:rsidRPr="00B70A28">
        <w:rPr>
          <w:rFonts w:asciiTheme="minorHAnsi" w:hAnsiTheme="minorHAnsi" w:cstheme="minorHAnsi"/>
          <w:sz w:val="22"/>
          <w:szCs w:val="22"/>
        </w:rPr>
        <w:t xml:space="preserve"> tek onda pritisnuti WPS dugme na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Beaconu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51A5A75" w14:textId="77777777" w:rsidR="005B4F11" w:rsidRPr="00B70A28" w:rsidRDefault="005B4F11" w:rsidP="005B4F1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klik na WPS dugme na ONT modemu </w:t>
      </w:r>
    </w:p>
    <w:p w14:paraId="3F0D2EDE" w14:textId="1587A72D" w:rsidR="005B4F11" w:rsidRPr="00B70A28" w:rsidRDefault="005B4F11" w:rsidP="005B4F1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klik na WPS dugme na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beaconu</w:t>
      </w:r>
      <w:proofErr w:type="spellEnd"/>
      <w:r w:rsidR="00016A2E">
        <w:rPr>
          <w:rFonts w:asciiTheme="minorHAnsi" w:hAnsiTheme="minorHAnsi" w:cstheme="minorHAnsi"/>
          <w:sz w:val="22"/>
          <w:szCs w:val="22"/>
        </w:rPr>
        <w:t xml:space="preserve"> </w:t>
      </w:r>
      <w:r w:rsidRPr="00B70A28">
        <w:rPr>
          <w:rFonts w:asciiTheme="minorHAnsi" w:hAnsiTheme="minorHAnsi" w:cstheme="minorHAnsi"/>
          <w:sz w:val="22"/>
          <w:szCs w:val="22"/>
        </w:rPr>
        <w:t>(počinje lampica da treperi belo)</w:t>
      </w:r>
    </w:p>
    <w:p w14:paraId="77CBD7DB" w14:textId="77777777" w:rsidR="005B4F11" w:rsidRPr="00B70A28" w:rsidRDefault="005B4F11" w:rsidP="005B4F1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posle okvirno 2 minuta i 30 sekundi lampica počinje da treperi brzo belo i prelazi u </w:t>
      </w:r>
      <w:r w:rsidRPr="00B70A28">
        <w:rPr>
          <w:rFonts w:asciiTheme="minorHAnsi" w:hAnsiTheme="minorHAnsi" w:cstheme="minorHAnsi"/>
          <w:sz w:val="22"/>
          <w:szCs w:val="22"/>
          <w:highlight w:val="cyan"/>
        </w:rPr>
        <w:t>plavu</w:t>
      </w:r>
      <w:r w:rsidRPr="00B70A28">
        <w:rPr>
          <w:rFonts w:asciiTheme="minorHAnsi" w:hAnsiTheme="minorHAnsi" w:cstheme="minorHAnsi"/>
          <w:sz w:val="22"/>
          <w:szCs w:val="22"/>
        </w:rPr>
        <w:t xml:space="preserve"> boju </w:t>
      </w:r>
      <w:r w:rsidRPr="00F804B3">
        <w:rPr>
          <w:rFonts w:asciiTheme="minorHAnsi" w:hAnsiTheme="minorHAnsi" w:cstheme="minorHAnsi"/>
          <w:b/>
          <w:bCs/>
          <w:sz w:val="22"/>
          <w:szCs w:val="22"/>
        </w:rPr>
        <w:t xml:space="preserve">što znači da smo uparili ONT i glavni </w:t>
      </w:r>
      <w:proofErr w:type="spellStart"/>
      <w:r w:rsidRPr="00F804B3">
        <w:rPr>
          <w:rFonts w:asciiTheme="minorHAnsi" w:hAnsiTheme="minorHAnsi" w:cstheme="minorHAnsi"/>
          <w:b/>
          <w:bCs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.</w:t>
      </w:r>
    </w:p>
    <w:p w14:paraId="6224EB43" w14:textId="77777777" w:rsidR="005B4F11" w:rsidRPr="00B70A28" w:rsidRDefault="005B4F11" w:rsidP="005B4F11">
      <w:pPr>
        <w:pStyle w:val="ListParagraph"/>
        <w:ind w:left="0" w:firstLine="60"/>
        <w:rPr>
          <w:rFonts w:asciiTheme="minorHAnsi" w:hAnsiTheme="minorHAnsi" w:cstheme="minorHAnsi"/>
          <w:sz w:val="22"/>
          <w:szCs w:val="22"/>
        </w:rPr>
      </w:pPr>
    </w:p>
    <w:p w14:paraId="3D62492C" w14:textId="77777777" w:rsidR="005B4F11" w:rsidRPr="00B70A28" w:rsidRDefault="005B4F11" w:rsidP="005B4F11">
      <w:pPr>
        <w:pStyle w:val="ListParagraph"/>
        <w:ind w:left="0" w:firstLine="60"/>
        <w:rPr>
          <w:rFonts w:asciiTheme="minorHAnsi" w:hAnsiTheme="minorHAnsi" w:cstheme="minorHAnsi"/>
          <w:sz w:val="22"/>
          <w:szCs w:val="22"/>
          <w:highlight w:val="cyan"/>
        </w:rPr>
      </w:pPr>
    </w:p>
    <w:p w14:paraId="7E9E0309" w14:textId="77777777" w:rsidR="005B4F11" w:rsidRPr="00B70A28" w:rsidRDefault="005B4F11" w:rsidP="005B4F1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01FDF">
        <w:rPr>
          <w:rFonts w:asciiTheme="minorHAnsi" w:hAnsiTheme="minorHAnsi" w:cstheme="minorHAnsi"/>
          <w:b/>
          <w:bCs/>
          <w:sz w:val="22"/>
          <w:szCs w:val="22"/>
        </w:rPr>
        <w:t>svaki naredni</w:t>
      </w:r>
      <w:r w:rsidRPr="00B70A2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, ako hoćemo da uparimo sa istim ONT NOKIA, ponavljamo proceduru sa uparivanjem prvog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(preko WPS-a kada lampica postane </w:t>
      </w:r>
      <w:r w:rsidRPr="00B70A28">
        <w:rPr>
          <w:rFonts w:asciiTheme="minorHAnsi" w:hAnsiTheme="minorHAnsi" w:cstheme="minorHAnsi"/>
          <w:sz w:val="22"/>
          <w:szCs w:val="22"/>
          <w:highlight w:val="yellow"/>
        </w:rPr>
        <w:t>žuta</w:t>
      </w:r>
      <w:r w:rsidRPr="00B70A28">
        <w:rPr>
          <w:rFonts w:asciiTheme="minorHAnsi" w:hAnsiTheme="minorHAnsi" w:cstheme="minorHAnsi"/>
          <w:sz w:val="22"/>
          <w:szCs w:val="22"/>
        </w:rPr>
        <w:t xml:space="preserve"> na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beaconu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)</w:t>
      </w:r>
    </w:p>
    <w:p w14:paraId="0EE7593F" w14:textId="77777777" w:rsidR="005B4F11" w:rsidRPr="00B70A28" w:rsidRDefault="005B4F11" w:rsidP="005B4F1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okvirno vreme za uparivanje drugog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je oko 1,5 min.</w:t>
      </w:r>
    </w:p>
    <w:p w14:paraId="5C578BCB" w14:textId="77777777" w:rsidR="005B4F11" w:rsidRPr="00B70A28" w:rsidRDefault="005B4F11" w:rsidP="005B4F11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14E750EA" w14:textId="77777777" w:rsidR="00AF31C3" w:rsidRPr="00AF31C3" w:rsidRDefault="00AF31C3" w:rsidP="005B4F11">
      <w:pPr>
        <w:rPr>
          <w:rFonts w:asciiTheme="minorHAnsi" w:hAnsiTheme="minorHAnsi" w:cstheme="minorHAnsi"/>
          <w:sz w:val="22"/>
          <w:szCs w:val="22"/>
          <w:lang w:val="sr-Cyrl-RS"/>
        </w:rPr>
      </w:pPr>
    </w:p>
    <w:p w14:paraId="2641C366" w14:textId="77777777" w:rsidR="005B4F11" w:rsidRPr="00F804B3" w:rsidRDefault="005B4F11" w:rsidP="00F804B3">
      <w:pPr>
        <w:pStyle w:val="Heading2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F804B3">
        <w:rPr>
          <w:rFonts w:asciiTheme="minorHAnsi" w:hAnsiTheme="minorHAnsi" w:cstheme="minorHAnsi"/>
          <w:b/>
          <w:bCs/>
          <w:color w:val="0070C0"/>
          <w:sz w:val="24"/>
          <w:szCs w:val="24"/>
        </w:rPr>
        <w:lastRenderedPageBreak/>
        <w:t xml:space="preserve">2.1.2.Uparivanje ONT NOKIA  i </w:t>
      </w:r>
      <w:proofErr w:type="spellStart"/>
      <w:r w:rsidRPr="00F804B3">
        <w:rPr>
          <w:rFonts w:asciiTheme="minorHAnsi" w:hAnsiTheme="minorHAnsi" w:cstheme="minorHAnsi"/>
          <w:b/>
          <w:bCs/>
          <w:color w:val="0070C0"/>
          <w:sz w:val="24"/>
          <w:szCs w:val="24"/>
        </w:rPr>
        <w:t>Beacona</w:t>
      </w:r>
      <w:proofErr w:type="spellEnd"/>
      <w:r w:rsidRPr="00F804B3">
        <w:rPr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1.1 upotrebom LAN kabla</w:t>
      </w:r>
    </w:p>
    <w:p w14:paraId="43F1E716" w14:textId="77777777" w:rsidR="005B4F11" w:rsidRDefault="005B4F11" w:rsidP="005B4F11"/>
    <w:p w14:paraId="323B1853" w14:textId="77777777" w:rsidR="005B4F11" w:rsidRPr="0098593D" w:rsidRDefault="005B4F11" w:rsidP="005B4F11"/>
    <w:p w14:paraId="2021001F" w14:textId="77777777" w:rsidR="005B4F11" w:rsidRPr="00001FDF" w:rsidRDefault="005B4F11" w:rsidP="005B4F11"/>
    <w:p w14:paraId="2D0E622E" w14:textId="77777777" w:rsidR="005B4F11" w:rsidRDefault="005B4F11" w:rsidP="00F804B3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F804B3">
        <w:rPr>
          <w:rFonts w:asciiTheme="minorHAnsi" w:hAnsiTheme="minorHAnsi" w:cstheme="minorHAnsi"/>
          <w:b/>
          <w:bCs/>
          <w:sz w:val="22"/>
          <w:szCs w:val="22"/>
        </w:rPr>
        <w:t xml:space="preserve">Povezati </w:t>
      </w:r>
      <w:proofErr w:type="spellStart"/>
      <w:r w:rsidRPr="00F804B3">
        <w:rPr>
          <w:rFonts w:asciiTheme="minorHAnsi" w:hAnsiTheme="minorHAnsi" w:cstheme="minorHAnsi"/>
          <w:b/>
          <w:bCs/>
          <w:sz w:val="22"/>
          <w:szCs w:val="22"/>
        </w:rPr>
        <w:t>Beacon</w:t>
      </w:r>
      <w:proofErr w:type="spellEnd"/>
      <w:r w:rsidRPr="00F804B3">
        <w:rPr>
          <w:rFonts w:asciiTheme="minorHAnsi" w:hAnsiTheme="minorHAnsi" w:cstheme="minorHAnsi"/>
          <w:b/>
          <w:bCs/>
          <w:sz w:val="22"/>
          <w:szCs w:val="22"/>
        </w:rPr>
        <w:t xml:space="preserve"> 1.1 LAN kablom</w:t>
      </w:r>
      <w:r w:rsidRPr="00B70A28">
        <w:rPr>
          <w:rFonts w:asciiTheme="minorHAnsi" w:hAnsiTheme="minorHAnsi" w:cstheme="minorHAnsi"/>
          <w:sz w:val="22"/>
          <w:szCs w:val="22"/>
        </w:rPr>
        <w:t xml:space="preserve"> na Internet port ONT-a (LAN 1 ili LAN 4 po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deafultu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) i WAN port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-a</w:t>
      </w:r>
    </w:p>
    <w:p w14:paraId="5FBDD3D3" w14:textId="77777777" w:rsidR="00F804B3" w:rsidRPr="00B70A28" w:rsidRDefault="00F804B3" w:rsidP="00F804B3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1BD94C0A" w14:textId="77777777" w:rsidR="005B4F11" w:rsidRPr="00B70A28" w:rsidRDefault="005B4F11" w:rsidP="005B4F11">
      <w:pPr>
        <w:pStyle w:val="ListParagraph"/>
        <w:numPr>
          <w:ilvl w:val="0"/>
          <w:numId w:val="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>Signalizacija</w:t>
      </w:r>
    </w:p>
    <w:p w14:paraId="7A46E07D" w14:textId="77777777" w:rsidR="005B4F11" w:rsidRPr="00B70A28" w:rsidRDefault="005B4F11" w:rsidP="005B4F1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>lampica konstantno svetli belo  (oko 1 minut i 45 sekundi)</w:t>
      </w:r>
    </w:p>
    <w:p w14:paraId="0C1F18D8" w14:textId="77777777" w:rsidR="005B4F11" w:rsidRPr="00B70A28" w:rsidRDefault="005B4F11" w:rsidP="005B4F1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lampica trepće </w:t>
      </w:r>
      <w:r w:rsidRPr="00B70A28">
        <w:rPr>
          <w:rFonts w:asciiTheme="minorHAnsi" w:hAnsiTheme="minorHAnsi" w:cstheme="minorHAnsi"/>
          <w:sz w:val="22"/>
          <w:szCs w:val="22"/>
          <w:highlight w:val="yellow"/>
        </w:rPr>
        <w:t>žuto</w:t>
      </w:r>
      <w:r w:rsidRPr="00B70A28">
        <w:rPr>
          <w:rFonts w:asciiTheme="minorHAnsi" w:hAnsiTheme="minorHAnsi" w:cstheme="minorHAnsi"/>
          <w:sz w:val="22"/>
          <w:szCs w:val="22"/>
        </w:rPr>
        <w:t xml:space="preserve"> (oko 50 sekundi)</w:t>
      </w:r>
    </w:p>
    <w:p w14:paraId="2008CCA5" w14:textId="77777777" w:rsidR="005B4F11" w:rsidRPr="00B70A28" w:rsidRDefault="005B4F11" w:rsidP="005B4F1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>lampica trepće belo</w:t>
      </w:r>
      <w:r w:rsidRPr="00B70A28">
        <w:rPr>
          <w:rFonts w:asciiTheme="minorHAnsi" w:hAnsiTheme="minorHAnsi" w:cstheme="minorHAnsi"/>
          <w:noProof/>
          <w:sz w:val="22"/>
          <w:szCs w:val="22"/>
        </w:rPr>
        <w:t xml:space="preserve">  (oko 50 sekundi)</w:t>
      </w:r>
    </w:p>
    <w:p w14:paraId="0C9F95EF" w14:textId="77777777" w:rsidR="005B4F11" w:rsidRPr="00B70A28" w:rsidRDefault="005B4F11" w:rsidP="005B4F1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noProof/>
          <w:sz w:val="22"/>
          <w:szCs w:val="22"/>
        </w:rPr>
        <w:t xml:space="preserve">lampica na glavnom tj. prvom beaconu treba da svetli </w:t>
      </w:r>
      <w:r w:rsidRPr="00B70A28">
        <w:rPr>
          <w:rFonts w:asciiTheme="minorHAnsi" w:hAnsiTheme="minorHAnsi" w:cstheme="minorHAnsi"/>
          <w:noProof/>
          <w:sz w:val="22"/>
          <w:szCs w:val="22"/>
          <w:highlight w:val="cyan"/>
        </w:rPr>
        <w:t>plavo</w:t>
      </w:r>
      <w:r w:rsidRPr="00B70A28">
        <w:rPr>
          <w:rFonts w:asciiTheme="minorHAnsi" w:hAnsiTheme="minorHAnsi" w:cstheme="minorHAnsi"/>
          <w:noProof/>
          <w:sz w:val="22"/>
          <w:szCs w:val="22"/>
        </w:rPr>
        <w:t xml:space="preserve"> što znači da se povezao.</w:t>
      </w:r>
    </w:p>
    <w:p w14:paraId="6147A9F2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154F84A1" w14:textId="77777777" w:rsidR="005B4F11" w:rsidRPr="00B70A28" w:rsidRDefault="005B4F11" w:rsidP="005B4F11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Povezivanje </w:t>
      </w:r>
      <w:r w:rsidRPr="00F804B3">
        <w:rPr>
          <w:rFonts w:asciiTheme="minorHAnsi" w:hAnsiTheme="minorHAnsi" w:cstheme="minorHAnsi"/>
          <w:b/>
          <w:bCs/>
          <w:sz w:val="22"/>
          <w:szCs w:val="22"/>
        </w:rPr>
        <w:t xml:space="preserve">drugog </w:t>
      </w:r>
      <w:proofErr w:type="spellStart"/>
      <w:r w:rsidRPr="00F804B3">
        <w:rPr>
          <w:rFonts w:asciiTheme="minorHAnsi" w:hAnsiTheme="minorHAnsi" w:cstheme="minorHAnsi"/>
          <w:b/>
          <w:bCs/>
          <w:sz w:val="22"/>
          <w:szCs w:val="22"/>
        </w:rPr>
        <w:t>beacona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sa glavnim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beaconom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preko WPS dugmeta glavnog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i WPS dugmeta drugog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– signalizacija</w:t>
      </w:r>
    </w:p>
    <w:p w14:paraId="269FD48E" w14:textId="77777777" w:rsidR="005B4F11" w:rsidRPr="00B70A28" w:rsidRDefault="005B4F11" w:rsidP="005B4F1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>lampica konstantno svetli belo  (oko 1 minut i 45 sekundi)</w:t>
      </w:r>
    </w:p>
    <w:p w14:paraId="5CAA0AAD" w14:textId="77777777" w:rsidR="005B4F11" w:rsidRPr="00B70A28" w:rsidRDefault="005B4F11" w:rsidP="005B4F1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lampica trepće </w:t>
      </w:r>
      <w:r w:rsidRPr="00B70A28">
        <w:rPr>
          <w:rFonts w:asciiTheme="minorHAnsi" w:hAnsiTheme="minorHAnsi" w:cstheme="minorHAnsi"/>
          <w:sz w:val="22"/>
          <w:szCs w:val="22"/>
          <w:highlight w:val="yellow"/>
        </w:rPr>
        <w:t>žuto</w:t>
      </w:r>
      <w:r w:rsidRPr="00B70A28">
        <w:rPr>
          <w:rFonts w:asciiTheme="minorHAnsi" w:hAnsiTheme="minorHAnsi" w:cstheme="minorHAnsi"/>
          <w:sz w:val="22"/>
          <w:szCs w:val="22"/>
        </w:rPr>
        <w:t xml:space="preserve"> (oko 50 sekundi)</w:t>
      </w:r>
    </w:p>
    <w:p w14:paraId="02686671" w14:textId="77777777" w:rsidR="005B4F11" w:rsidRPr="00B70A28" w:rsidRDefault="005B4F11" w:rsidP="005B4F1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klik na WPS dugme glavnog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(lampica trepće belo)</w:t>
      </w:r>
    </w:p>
    <w:p w14:paraId="7A2EBD7C" w14:textId="77777777" w:rsidR="005B4F11" w:rsidRPr="00B70A28" w:rsidRDefault="005B4F11" w:rsidP="005B4F1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klik na WPS dugme drugog 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(lampica trepće belo)</w:t>
      </w:r>
    </w:p>
    <w:p w14:paraId="6E284657" w14:textId="77777777" w:rsidR="005B4F11" w:rsidRPr="00B70A28" w:rsidRDefault="005B4F11" w:rsidP="005B4F1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noProof/>
          <w:sz w:val="22"/>
          <w:szCs w:val="22"/>
        </w:rPr>
        <w:t xml:space="preserve">lampica na glavnom tj. prvom beaconu i na dugom beaconu </w:t>
      </w:r>
    </w:p>
    <w:p w14:paraId="1A1F77F6" w14:textId="77777777" w:rsidR="005B4F11" w:rsidRDefault="005B4F11" w:rsidP="005B4F11">
      <w:pPr>
        <w:pStyle w:val="ListParagraph"/>
        <w:ind w:left="360"/>
        <w:rPr>
          <w:rFonts w:asciiTheme="minorHAnsi" w:hAnsiTheme="minorHAnsi" w:cstheme="minorHAnsi"/>
          <w:noProof/>
          <w:sz w:val="22"/>
          <w:szCs w:val="22"/>
        </w:rPr>
      </w:pPr>
      <w:r w:rsidRPr="00B70A28">
        <w:rPr>
          <w:rFonts w:asciiTheme="minorHAnsi" w:hAnsiTheme="minorHAnsi" w:cstheme="minorHAnsi"/>
          <w:noProof/>
          <w:sz w:val="22"/>
          <w:szCs w:val="22"/>
        </w:rPr>
        <w:t xml:space="preserve">treba da svetli </w:t>
      </w:r>
      <w:r w:rsidRPr="00B70A28">
        <w:rPr>
          <w:rFonts w:asciiTheme="minorHAnsi" w:hAnsiTheme="minorHAnsi" w:cstheme="minorHAnsi"/>
          <w:noProof/>
          <w:sz w:val="22"/>
          <w:szCs w:val="22"/>
          <w:highlight w:val="cyan"/>
        </w:rPr>
        <w:t>plavo</w:t>
      </w:r>
      <w:r w:rsidRPr="00B70A28">
        <w:rPr>
          <w:rFonts w:asciiTheme="minorHAnsi" w:hAnsiTheme="minorHAnsi" w:cstheme="minorHAnsi"/>
          <w:noProof/>
          <w:sz w:val="22"/>
          <w:szCs w:val="22"/>
        </w:rPr>
        <w:t xml:space="preserve"> što znači da se povezao i vreme povezivanja je oko 1 minut</w:t>
      </w:r>
    </w:p>
    <w:p w14:paraId="55BE93EE" w14:textId="77777777" w:rsidR="00BD5CD3" w:rsidRDefault="00BD5CD3" w:rsidP="005B4F11">
      <w:pPr>
        <w:pStyle w:val="ListParagraph"/>
        <w:ind w:left="360"/>
        <w:rPr>
          <w:rFonts w:asciiTheme="minorHAnsi" w:hAnsiTheme="minorHAnsi" w:cstheme="minorHAnsi"/>
          <w:noProof/>
          <w:sz w:val="22"/>
          <w:szCs w:val="22"/>
        </w:rPr>
      </w:pPr>
    </w:p>
    <w:p w14:paraId="60CC4267" w14:textId="3D1F396C" w:rsidR="00BD5CD3" w:rsidRPr="00ED4FFC" w:rsidRDefault="00BD5CD3" w:rsidP="00BD5CD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Posle povezivanja i konstatacije da su u tabelici u MESH podešavanjima ONT-a svi ekstenderi </w:t>
      </w:r>
      <w:r w:rsidR="009D4071">
        <w:rPr>
          <w:rFonts w:asciiTheme="minorHAnsi" w:hAnsiTheme="minorHAnsi" w:cstheme="minorHAnsi"/>
          <w:noProof/>
          <w:sz w:val="22"/>
          <w:szCs w:val="22"/>
        </w:rPr>
        <w:t>u statusu „Connected“</w:t>
      </w:r>
      <w:r w:rsidR="00F804B3">
        <w:rPr>
          <w:rFonts w:asciiTheme="minorHAnsi" w:hAnsiTheme="minorHAnsi" w:cstheme="minorHAnsi"/>
          <w:noProof/>
          <w:sz w:val="22"/>
          <w:szCs w:val="22"/>
        </w:rPr>
        <w:t xml:space="preserve">, </w:t>
      </w:r>
      <w:r w:rsidR="009D4071">
        <w:rPr>
          <w:rFonts w:asciiTheme="minorHAnsi" w:hAnsiTheme="minorHAnsi" w:cstheme="minorHAnsi"/>
          <w:noProof/>
          <w:sz w:val="22"/>
          <w:szCs w:val="22"/>
        </w:rPr>
        <w:t xml:space="preserve">onda može da se diskonektuje LAN kabl između ONT-a i prvog beacona i posle okvirno 2 minuta se svi ekstenderi ponovo povezuju samo sada bežično (svetli </w:t>
      </w:r>
      <w:r w:rsidR="009D4071" w:rsidRPr="009D4071">
        <w:rPr>
          <w:rFonts w:asciiTheme="minorHAnsi" w:hAnsiTheme="minorHAnsi" w:cstheme="minorHAnsi"/>
          <w:noProof/>
          <w:sz w:val="22"/>
          <w:szCs w:val="22"/>
          <w:highlight w:val="cyan"/>
        </w:rPr>
        <w:t>plavo</w:t>
      </w:r>
      <w:r w:rsidR="009D4071">
        <w:rPr>
          <w:rFonts w:asciiTheme="minorHAnsi" w:hAnsiTheme="minorHAnsi" w:cstheme="minorHAnsi"/>
          <w:noProof/>
          <w:sz w:val="22"/>
          <w:szCs w:val="22"/>
        </w:rPr>
        <w:t>)</w:t>
      </w:r>
    </w:p>
    <w:p w14:paraId="5EFE250D" w14:textId="482C07BE" w:rsidR="005B4F11" w:rsidRDefault="00E64460" w:rsidP="00C46CB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t>Umesto WPS uparivanja, m</w:t>
      </w:r>
      <w:r w:rsidR="00ED4FFC" w:rsidRPr="00A73FE6">
        <w:rPr>
          <w:rFonts w:asciiTheme="minorHAnsi" w:hAnsiTheme="minorHAnsi" w:cstheme="minorHAnsi"/>
          <w:noProof/>
          <w:sz w:val="22"/>
          <w:szCs w:val="22"/>
        </w:rPr>
        <w:t xml:space="preserve">ože i da se svaki beacon pojedinačno </w:t>
      </w:r>
      <w:r w:rsidR="00A73FE6">
        <w:rPr>
          <w:rFonts w:asciiTheme="minorHAnsi" w:hAnsiTheme="minorHAnsi" w:cstheme="minorHAnsi"/>
          <w:noProof/>
          <w:sz w:val="22"/>
          <w:szCs w:val="22"/>
        </w:rPr>
        <w:t xml:space="preserve">poveže jedan za drugim </w:t>
      </w:r>
      <w:r w:rsidR="00A73FE6" w:rsidRPr="00A73FE6">
        <w:rPr>
          <w:rFonts w:asciiTheme="minorHAnsi" w:hAnsiTheme="minorHAnsi" w:cstheme="minorHAnsi"/>
          <w:noProof/>
          <w:sz w:val="22"/>
          <w:szCs w:val="22"/>
        </w:rPr>
        <w:t>LAN kablom na Internet port ONT-a (LAN 1 ili LAN 4 po deafultu) i WAN port Beacon-a</w:t>
      </w:r>
      <w:r w:rsidR="00A73FE6">
        <w:rPr>
          <w:rFonts w:asciiTheme="minorHAnsi" w:hAnsiTheme="minorHAnsi" w:cstheme="minorHAnsi"/>
          <w:noProof/>
          <w:sz w:val="22"/>
          <w:szCs w:val="22"/>
        </w:rPr>
        <w:t xml:space="preserve"> dok ne  zasvetli </w:t>
      </w:r>
      <w:r w:rsidR="00A73FE6" w:rsidRPr="00A73FE6">
        <w:rPr>
          <w:rFonts w:asciiTheme="minorHAnsi" w:hAnsiTheme="minorHAnsi" w:cstheme="minorHAnsi"/>
          <w:noProof/>
          <w:sz w:val="22"/>
          <w:szCs w:val="22"/>
          <w:highlight w:val="cyan"/>
        </w:rPr>
        <w:t>plavo</w:t>
      </w:r>
      <w:r w:rsidR="00A73FE6">
        <w:rPr>
          <w:rFonts w:asciiTheme="minorHAnsi" w:hAnsiTheme="minorHAnsi" w:cstheme="minorHAnsi"/>
          <w:noProof/>
          <w:sz w:val="22"/>
          <w:szCs w:val="22"/>
        </w:rPr>
        <w:t xml:space="preserve"> i time je svaki od njih pridružem u MESH tabelicu (slika sa strane 3) i opet su svi uvezani u MESH</w:t>
      </w:r>
      <w:r w:rsidR="00C46CB6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56B0DA13" w14:textId="77777777" w:rsidR="002B5B54" w:rsidRDefault="002B5B54" w:rsidP="002B5B54">
      <w:pPr>
        <w:rPr>
          <w:rFonts w:asciiTheme="minorHAnsi" w:hAnsiTheme="minorHAnsi" w:cstheme="minorHAnsi"/>
          <w:noProof/>
          <w:sz w:val="22"/>
          <w:szCs w:val="22"/>
        </w:rPr>
      </w:pPr>
    </w:p>
    <w:p w14:paraId="0C555BDB" w14:textId="77777777" w:rsidR="002B5B54" w:rsidRDefault="002B5B54" w:rsidP="002B5B54">
      <w:pPr>
        <w:rPr>
          <w:rFonts w:asciiTheme="minorHAnsi" w:hAnsiTheme="minorHAnsi" w:cstheme="minorHAnsi"/>
          <w:noProof/>
          <w:sz w:val="22"/>
          <w:szCs w:val="22"/>
        </w:rPr>
      </w:pPr>
    </w:p>
    <w:p w14:paraId="526107C5" w14:textId="77777777" w:rsidR="002B5B54" w:rsidRDefault="002B5B54" w:rsidP="002B5B54">
      <w:pPr>
        <w:rPr>
          <w:rFonts w:asciiTheme="minorHAnsi" w:hAnsiTheme="minorHAnsi" w:cstheme="minorHAnsi"/>
          <w:noProof/>
          <w:sz w:val="22"/>
          <w:szCs w:val="22"/>
        </w:rPr>
      </w:pPr>
    </w:p>
    <w:p w14:paraId="507B00D8" w14:textId="77777777" w:rsidR="002B5B54" w:rsidRDefault="002B5B54" w:rsidP="002B5B54">
      <w:pPr>
        <w:rPr>
          <w:rFonts w:asciiTheme="minorHAnsi" w:hAnsiTheme="minorHAnsi" w:cstheme="minorHAnsi"/>
          <w:noProof/>
          <w:sz w:val="22"/>
          <w:szCs w:val="22"/>
        </w:rPr>
      </w:pPr>
    </w:p>
    <w:p w14:paraId="31E46F4D" w14:textId="77777777" w:rsidR="002B5B54" w:rsidRPr="00F804B3" w:rsidRDefault="002B5B54" w:rsidP="002B5B54">
      <w:pPr>
        <w:rPr>
          <w:rFonts w:asciiTheme="minorHAnsi" w:hAnsiTheme="minorHAnsi" w:cstheme="minorHAnsi"/>
          <w:noProof/>
        </w:rPr>
      </w:pPr>
    </w:p>
    <w:p w14:paraId="2060601D" w14:textId="33EE67E9" w:rsidR="002B5B54" w:rsidRPr="00F804B3" w:rsidRDefault="002B5B54" w:rsidP="002B5B54">
      <w:pPr>
        <w:rPr>
          <w:rFonts w:asciiTheme="minorHAnsi" w:hAnsiTheme="minorHAnsi" w:cstheme="minorHAnsi"/>
          <w:b/>
          <w:bCs/>
          <w:color w:val="0070C0"/>
        </w:rPr>
      </w:pPr>
      <w:r w:rsidRPr="00F804B3">
        <w:rPr>
          <w:rFonts w:asciiTheme="minorHAnsi" w:hAnsiTheme="minorHAnsi" w:cstheme="minorHAnsi"/>
          <w:b/>
          <w:bCs/>
          <w:color w:val="0070C0"/>
        </w:rPr>
        <w:t xml:space="preserve">2.1.3.Bežično uparivanje </w:t>
      </w:r>
      <w:proofErr w:type="spellStart"/>
      <w:r w:rsidRPr="00F804B3">
        <w:rPr>
          <w:rFonts w:asciiTheme="minorHAnsi" w:hAnsiTheme="minorHAnsi" w:cstheme="minorHAnsi"/>
          <w:b/>
          <w:bCs/>
          <w:color w:val="0070C0"/>
        </w:rPr>
        <w:t>Nokia</w:t>
      </w:r>
      <w:proofErr w:type="spellEnd"/>
      <w:r w:rsidRPr="00F804B3">
        <w:rPr>
          <w:rFonts w:asciiTheme="minorHAnsi" w:hAnsiTheme="minorHAnsi" w:cstheme="minorHAnsi"/>
          <w:b/>
          <w:bCs/>
          <w:color w:val="0070C0"/>
        </w:rPr>
        <w:t xml:space="preserve"> ONT-a i </w:t>
      </w:r>
      <w:proofErr w:type="spellStart"/>
      <w:r w:rsidRPr="00F804B3">
        <w:rPr>
          <w:rFonts w:asciiTheme="minorHAnsi" w:hAnsiTheme="minorHAnsi" w:cstheme="minorHAnsi"/>
          <w:b/>
          <w:bCs/>
          <w:color w:val="0070C0"/>
        </w:rPr>
        <w:t>Beacon</w:t>
      </w:r>
      <w:proofErr w:type="spellEnd"/>
      <w:r w:rsidRPr="00F804B3">
        <w:rPr>
          <w:rFonts w:asciiTheme="minorHAnsi" w:hAnsiTheme="minorHAnsi" w:cstheme="minorHAnsi"/>
          <w:b/>
          <w:bCs/>
          <w:color w:val="0070C0"/>
        </w:rPr>
        <w:t>-a 1.1</w:t>
      </w:r>
      <w:r w:rsidRPr="00F804B3">
        <w:rPr>
          <w:rFonts w:asciiTheme="minorHAnsi" w:hAnsiTheme="minorHAnsi" w:cstheme="minorHAnsi"/>
          <w:b/>
          <w:bCs/>
          <w:color w:val="0070C0"/>
          <w:lang w:val="sr-Cyrl-RS"/>
        </w:rPr>
        <w:t xml:space="preserve"> </w:t>
      </w:r>
      <w:r w:rsidRPr="00F804B3">
        <w:rPr>
          <w:rFonts w:asciiTheme="minorHAnsi" w:hAnsiTheme="minorHAnsi" w:cstheme="minorHAnsi"/>
          <w:b/>
          <w:bCs/>
          <w:color w:val="0070C0"/>
          <w:u w:val="single"/>
        </w:rPr>
        <w:t>ručnim dodavanjem</w:t>
      </w:r>
      <w:r w:rsidRPr="00F804B3">
        <w:rPr>
          <w:rFonts w:asciiTheme="minorHAnsi" w:hAnsiTheme="minorHAnsi" w:cstheme="minorHAnsi"/>
          <w:b/>
          <w:bCs/>
          <w:color w:val="0070C0"/>
        </w:rPr>
        <w:t xml:space="preserve"> serijskih brojeva </w:t>
      </w:r>
      <w:proofErr w:type="spellStart"/>
      <w:r w:rsidRPr="00F804B3">
        <w:rPr>
          <w:rFonts w:asciiTheme="minorHAnsi" w:hAnsiTheme="minorHAnsi" w:cstheme="minorHAnsi"/>
          <w:b/>
          <w:bCs/>
          <w:color w:val="0070C0"/>
        </w:rPr>
        <w:t>Beacon</w:t>
      </w:r>
      <w:proofErr w:type="spellEnd"/>
      <w:r w:rsidRPr="00F804B3">
        <w:rPr>
          <w:rFonts w:asciiTheme="minorHAnsi" w:hAnsiTheme="minorHAnsi" w:cstheme="minorHAnsi"/>
          <w:b/>
          <w:bCs/>
          <w:color w:val="0070C0"/>
        </w:rPr>
        <w:t>-a 1.1 u MESH podešavanjima u GUI-u ONT-a</w:t>
      </w:r>
    </w:p>
    <w:p w14:paraId="2C5408C9" w14:textId="77777777" w:rsidR="002B5B54" w:rsidRPr="005B4F11" w:rsidRDefault="002B5B54" w:rsidP="002B5B54">
      <w:pPr>
        <w:ind w:left="708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</w:t>
      </w:r>
    </w:p>
    <w:p w14:paraId="2EE1CF1A" w14:textId="77777777" w:rsidR="002B5B54" w:rsidRDefault="002B5B54" w:rsidP="002B5B54">
      <w:pPr>
        <w:ind w:left="708"/>
        <w:rPr>
          <w:rFonts w:asciiTheme="minorHAnsi" w:hAnsiTheme="minorHAnsi" w:cstheme="minorHAnsi"/>
          <w:b/>
          <w:bCs/>
          <w:color w:val="0070C0"/>
          <w:sz w:val="22"/>
          <w:szCs w:val="22"/>
        </w:rPr>
      </w:pPr>
    </w:p>
    <w:p w14:paraId="27D2E83F" w14:textId="77777777" w:rsidR="002B5B54" w:rsidRPr="00B70A28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Ako je na ONT-u bilo povezanih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-a 1.1 uraditi fabrički reset ONT-a.</w:t>
      </w:r>
    </w:p>
    <w:p w14:paraId="61247D85" w14:textId="77777777" w:rsidR="002B5B54" w:rsidRPr="00B70A28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Na ONT-u uključiti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na 5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GHz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, podesiti SSID 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password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, uključiti WPA2 ili WPA3.</w:t>
      </w:r>
    </w:p>
    <w:p w14:paraId="4FF03FD7" w14:textId="77777777" w:rsidR="002B5B54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Uraditi fabrički reset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1.1- pritisnuti reset dugme dok led svetli crveno (10s). Kada led svetli belo (a kasnije žuto trepćuće) uređaj je spreman za povezivanje sa Nokia ONT-om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ECE03DB" w14:textId="77777777" w:rsidR="002B5B54" w:rsidRPr="00B70A28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Isključiti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076BFD9" w14:textId="77777777" w:rsidR="002B5B54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 MESH podešavanjima u GUI-u ONT-a upisati ručno serijski broj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1.1</w:t>
      </w:r>
      <w:r>
        <w:rPr>
          <w:rFonts w:asciiTheme="minorHAnsi" w:hAnsiTheme="minorHAnsi" w:cstheme="minorHAnsi"/>
          <w:sz w:val="22"/>
          <w:szCs w:val="22"/>
        </w:rPr>
        <w:t xml:space="preserve"> i dodati ga u MESH mod rada</w:t>
      </w:r>
    </w:p>
    <w:p w14:paraId="76AAD91F" w14:textId="77777777" w:rsidR="002B5B54" w:rsidRPr="00B70A28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Uključiti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i sačekati da lampica pređe u </w:t>
      </w:r>
      <w:r w:rsidRPr="00AF31C3">
        <w:rPr>
          <w:rFonts w:asciiTheme="minorHAnsi" w:hAnsiTheme="minorHAnsi" w:cstheme="minorHAnsi"/>
          <w:sz w:val="22"/>
          <w:szCs w:val="22"/>
          <w:highlight w:val="cyan"/>
        </w:rPr>
        <w:t>plavu</w:t>
      </w:r>
      <w:r>
        <w:rPr>
          <w:rFonts w:asciiTheme="minorHAnsi" w:hAnsiTheme="minorHAnsi" w:cstheme="minorHAnsi"/>
          <w:sz w:val="22"/>
          <w:szCs w:val="22"/>
        </w:rPr>
        <w:t xml:space="preserve"> boju (između 2 i 3 minuta)</w:t>
      </w:r>
    </w:p>
    <w:p w14:paraId="13586CAE" w14:textId="77777777" w:rsidR="002B5B54" w:rsidRPr="00000C7C" w:rsidRDefault="002B5B54" w:rsidP="002B5B54">
      <w:pPr>
        <w:pStyle w:val="ListParagraph"/>
        <w:ind w:left="0" w:firstLine="60"/>
        <w:rPr>
          <w:rFonts w:asciiTheme="minorHAnsi" w:hAnsiTheme="minorHAnsi" w:cstheme="minorHAnsi"/>
          <w:sz w:val="22"/>
          <w:szCs w:val="22"/>
          <w:lang w:val="sr-Cyrl-RS"/>
        </w:rPr>
      </w:pPr>
    </w:p>
    <w:p w14:paraId="424E10C6" w14:textId="77777777" w:rsidR="002B5B54" w:rsidRPr="00B70A28" w:rsidRDefault="002B5B54" w:rsidP="002B5B54">
      <w:pPr>
        <w:pStyle w:val="ListParagraph"/>
        <w:ind w:left="0" w:firstLine="60"/>
        <w:rPr>
          <w:rFonts w:asciiTheme="minorHAnsi" w:hAnsiTheme="minorHAnsi" w:cstheme="minorHAnsi"/>
          <w:sz w:val="22"/>
          <w:szCs w:val="22"/>
          <w:highlight w:val="cyan"/>
        </w:rPr>
      </w:pPr>
    </w:p>
    <w:p w14:paraId="47E6534C" w14:textId="77777777" w:rsidR="002B5B54" w:rsidRPr="00B70A28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01FDF">
        <w:rPr>
          <w:rFonts w:asciiTheme="minorHAnsi" w:hAnsiTheme="minorHAnsi" w:cstheme="minorHAnsi"/>
          <w:b/>
          <w:bCs/>
          <w:sz w:val="22"/>
          <w:szCs w:val="22"/>
        </w:rPr>
        <w:t>svaki naredni</w:t>
      </w:r>
      <w:r w:rsidRPr="00B70A2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, ako hoćemo da uparimo sa istim ONT NOKIA, ponavljamo proceduru sa uparivanjem prvog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ručnim dodavanjem u MESH podešavanjima u ONT-u</w:t>
      </w:r>
      <w:r w:rsidRPr="00B70A28">
        <w:rPr>
          <w:rFonts w:asciiTheme="minorHAnsi" w:hAnsiTheme="minorHAnsi" w:cstheme="minorHAnsi"/>
          <w:sz w:val="22"/>
          <w:szCs w:val="22"/>
        </w:rPr>
        <w:t>)</w:t>
      </w:r>
    </w:p>
    <w:p w14:paraId="6A165C81" w14:textId="77777777" w:rsidR="002B5B54" w:rsidRPr="00000C7C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okvirno vreme za uparivanje drugog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je </w:t>
      </w:r>
      <w:r>
        <w:rPr>
          <w:rFonts w:asciiTheme="minorHAnsi" w:hAnsiTheme="minorHAnsi" w:cstheme="minorHAnsi"/>
          <w:sz w:val="22"/>
          <w:szCs w:val="22"/>
        </w:rPr>
        <w:t>takođe između 2 i 3</w:t>
      </w:r>
      <w:r w:rsidRPr="00B70A28">
        <w:rPr>
          <w:rFonts w:asciiTheme="minorHAnsi" w:hAnsiTheme="minorHAnsi" w:cstheme="minorHAnsi"/>
          <w:sz w:val="22"/>
          <w:szCs w:val="22"/>
        </w:rPr>
        <w:t xml:space="preserve"> min.</w:t>
      </w:r>
    </w:p>
    <w:p w14:paraId="76E7AF28" w14:textId="77777777" w:rsidR="002B5B54" w:rsidRDefault="002B5B54" w:rsidP="002B5B54">
      <w:pPr>
        <w:pStyle w:val="ListParagraph"/>
        <w:ind w:left="780"/>
        <w:rPr>
          <w:rFonts w:asciiTheme="minorHAnsi" w:hAnsiTheme="minorHAnsi" w:cstheme="minorHAnsi"/>
          <w:sz w:val="22"/>
          <w:szCs w:val="22"/>
          <w:lang w:val="sr-Cyrl-RS"/>
        </w:rPr>
      </w:pPr>
    </w:p>
    <w:p w14:paraId="313779C2" w14:textId="77777777" w:rsidR="002B5B54" w:rsidRPr="00024643" w:rsidRDefault="002B5B54" w:rsidP="002B5B54">
      <w:pPr>
        <w:pStyle w:val="ListParagraph"/>
        <w:ind w:left="780"/>
        <w:rPr>
          <w:rFonts w:asciiTheme="minorHAnsi" w:hAnsiTheme="minorHAnsi" w:cstheme="minorHAnsi"/>
          <w:b/>
          <w:bCs/>
          <w:sz w:val="22"/>
          <w:szCs w:val="22"/>
        </w:rPr>
      </w:pPr>
      <w:r w:rsidRPr="0002464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Kako najbrže upisati serijski broj </w:t>
      </w:r>
      <w:proofErr w:type="spellStart"/>
      <w:r w:rsidRPr="0002464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Beacon</w:t>
      </w:r>
      <w:proofErr w:type="spellEnd"/>
      <w:r w:rsidRPr="00024643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1.1 u MESH podešavanja u ONT-u :</w:t>
      </w:r>
    </w:p>
    <w:p w14:paraId="3846D46E" w14:textId="77777777" w:rsidR="002B5B54" w:rsidRDefault="002B5B54" w:rsidP="002B5B54">
      <w:pPr>
        <w:pStyle w:val="ListParagraph"/>
        <w:ind w:left="780"/>
        <w:rPr>
          <w:rFonts w:asciiTheme="minorHAnsi" w:hAnsiTheme="minorHAnsi" w:cstheme="minorHAnsi"/>
          <w:sz w:val="22"/>
          <w:szCs w:val="22"/>
        </w:rPr>
      </w:pPr>
    </w:p>
    <w:p w14:paraId="10504858" w14:textId="77777777" w:rsidR="002B5B54" w:rsidRPr="00024643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24643">
        <w:rPr>
          <w:rFonts w:asciiTheme="minorHAnsi" w:hAnsiTheme="minorHAnsi" w:cstheme="minorHAnsi"/>
          <w:sz w:val="22"/>
          <w:szCs w:val="22"/>
        </w:rPr>
        <w:t>Povezati se na SSID od ONT NOKIA</w:t>
      </w:r>
    </w:p>
    <w:p w14:paraId="72F41D46" w14:textId="77777777" w:rsidR="002B5B54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Na svom telefonu u Web </w:t>
      </w:r>
      <w:proofErr w:type="spellStart"/>
      <w:r>
        <w:rPr>
          <w:rFonts w:asciiTheme="minorHAnsi" w:hAnsiTheme="minorHAnsi" w:cstheme="minorHAnsi"/>
          <w:sz w:val="22"/>
          <w:szCs w:val="22"/>
        </w:rPr>
        <w:t>Browseru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kucati 192.168.1.1</w:t>
      </w:r>
    </w:p>
    <w:p w14:paraId="1A14074F" w14:textId="77777777" w:rsidR="002B5B54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Ukucati </w:t>
      </w:r>
      <w:proofErr w:type="spellStart"/>
      <w:r>
        <w:rPr>
          <w:rFonts w:asciiTheme="minorHAnsi" w:hAnsiTheme="minorHAnsi" w:cstheme="minorHAnsi"/>
          <w:sz w:val="22"/>
          <w:szCs w:val="22"/>
        </w:rPr>
        <w:t>user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kredincijale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za pristup modemu</w:t>
      </w:r>
    </w:p>
    <w:p w14:paraId="0D69255D" w14:textId="77777777" w:rsidR="002B5B54" w:rsidRDefault="002B5B54" w:rsidP="002B5B54">
      <w:pPr>
        <w:pStyle w:val="ListParagraph"/>
        <w:ind w:left="7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User : telekom</w:t>
      </w:r>
    </w:p>
    <w:p w14:paraId="15CB1517" w14:textId="77777777" w:rsidR="002B5B54" w:rsidRDefault="002B5B54" w:rsidP="002B5B54">
      <w:pPr>
        <w:pStyle w:val="ListParagraph"/>
        <w:ind w:left="780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Pass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>
        <w:rPr>
          <w:rFonts w:asciiTheme="minorHAnsi" w:hAnsiTheme="minorHAnsi" w:cstheme="minorHAnsi"/>
          <w:sz w:val="22"/>
          <w:szCs w:val="22"/>
        </w:rPr>
        <w:t>telekom</w:t>
      </w:r>
      <w:proofErr w:type="spellEnd"/>
    </w:p>
    <w:p w14:paraId="2AF4BE97" w14:textId="77777777" w:rsidR="002B5B54" w:rsidRDefault="002B5B54" w:rsidP="002B5B54">
      <w:pPr>
        <w:pStyle w:val="ListParagraph"/>
        <w:ind w:left="780"/>
        <w:rPr>
          <w:rFonts w:asciiTheme="minorHAnsi" w:hAnsiTheme="minorHAnsi" w:cstheme="minorHAnsi"/>
          <w:sz w:val="22"/>
          <w:szCs w:val="22"/>
          <w:lang w:val="sr-Cyrl-RS"/>
        </w:rPr>
      </w:pPr>
    </w:p>
    <w:p w14:paraId="0A407948" w14:textId="77777777" w:rsidR="002B5B54" w:rsidRPr="00E84F3A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sr-Cyrl-RS"/>
        </w:rPr>
      </w:pPr>
      <w:r>
        <w:rPr>
          <w:rFonts w:asciiTheme="minorHAnsi" w:hAnsiTheme="minorHAnsi" w:cstheme="minorHAnsi"/>
          <w:sz w:val="22"/>
          <w:szCs w:val="22"/>
        </w:rPr>
        <w:t xml:space="preserve">Na dole naznačenoj slici se vidi gde se ručno upisuju serijski brojevi od 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Beacona</w:t>
      </w:r>
      <w:proofErr w:type="spellEnd"/>
    </w:p>
    <w:p w14:paraId="66796B23" w14:textId="77777777" w:rsidR="002B5B54" w:rsidRPr="006E2228" w:rsidRDefault="002B5B54" w:rsidP="002B5B54">
      <w:pPr>
        <w:pStyle w:val="ListParagraph"/>
        <w:ind w:left="780"/>
        <w:rPr>
          <w:rFonts w:asciiTheme="minorHAnsi" w:hAnsiTheme="minorHAnsi" w:cstheme="minorHAnsi"/>
          <w:sz w:val="22"/>
          <w:szCs w:val="22"/>
          <w:lang w:val="sr-Cyrl-RS"/>
        </w:rPr>
      </w:pPr>
      <w:r>
        <w:rPr>
          <w:noProof/>
        </w:rPr>
        <w:drawing>
          <wp:inline distT="0" distB="0" distL="0" distR="0" wp14:anchorId="4D8CFD96" wp14:editId="34E93996">
            <wp:extent cx="5760720" cy="2748915"/>
            <wp:effectExtent l="0" t="0" r="0" b="0"/>
            <wp:docPr id="704363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639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0F74" w14:textId="77777777" w:rsidR="002B5B54" w:rsidRDefault="002B5B54" w:rsidP="002B5B54">
      <w:pPr>
        <w:pStyle w:val="ListParagraph"/>
        <w:ind w:left="780"/>
        <w:rPr>
          <w:rFonts w:asciiTheme="minorHAnsi" w:hAnsiTheme="minorHAnsi" w:cstheme="minorHAnsi"/>
          <w:sz w:val="22"/>
          <w:szCs w:val="22"/>
        </w:rPr>
      </w:pPr>
    </w:p>
    <w:p w14:paraId="122DCB02" w14:textId="77777777" w:rsidR="002B5B54" w:rsidRDefault="002B5B54" w:rsidP="002B5B5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Najlakši i najbrži način (pored ručnog upisivanja serijskog broja </w:t>
      </w:r>
      <w:proofErr w:type="spellStart"/>
      <w:r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) je da pomoću aplikacije  </w:t>
      </w:r>
      <w:r>
        <w:rPr>
          <w:noProof/>
        </w:rPr>
        <w:drawing>
          <wp:inline distT="0" distB="0" distL="0" distR="0" wp14:anchorId="7252FE04" wp14:editId="74E7C713">
            <wp:extent cx="984250" cy="349250"/>
            <wp:effectExtent l="0" t="0" r="6350" b="0"/>
            <wp:docPr id="75892275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275" name="Picture 1" descr="A close up of a logo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</w:rPr>
        <w:t xml:space="preserve"> (koju ima kao sistemsku svaki pametni telefon) instalater skenira i kopira direktno u gore naznačen boks „</w:t>
      </w:r>
      <w:proofErr w:type="spellStart"/>
      <w:r>
        <w:rPr>
          <w:rFonts w:asciiTheme="minorHAnsi" w:hAnsiTheme="minorHAnsi" w:cstheme="minorHAnsi"/>
          <w:sz w:val="22"/>
          <w:szCs w:val="22"/>
        </w:rPr>
        <w:t>Extender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Serial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Number</w:t>
      </w:r>
      <w:proofErr w:type="spellEnd"/>
      <w:r>
        <w:rPr>
          <w:rFonts w:asciiTheme="minorHAnsi" w:hAnsiTheme="minorHAnsi" w:cstheme="minorHAnsi"/>
          <w:sz w:val="22"/>
          <w:szCs w:val="22"/>
        </w:rPr>
        <w:t>“ i klikom na dugme „</w:t>
      </w:r>
      <w:proofErr w:type="spellStart"/>
      <w:r>
        <w:rPr>
          <w:rFonts w:asciiTheme="minorHAnsi" w:hAnsiTheme="minorHAnsi" w:cstheme="minorHAnsi"/>
          <w:sz w:val="22"/>
          <w:szCs w:val="22"/>
        </w:rPr>
        <w:t>Add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“ ih dodaje u </w:t>
      </w:r>
      <w:proofErr w:type="spellStart"/>
      <w:r>
        <w:rPr>
          <w:rFonts w:asciiTheme="minorHAnsi" w:hAnsiTheme="minorHAnsi" w:cstheme="minorHAnsi"/>
          <w:sz w:val="22"/>
          <w:szCs w:val="22"/>
        </w:rPr>
        <w:t>tabelicu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57569BE2" w14:textId="77777777" w:rsidR="00F804B3" w:rsidRDefault="00F804B3" w:rsidP="00F804B3">
      <w:pPr>
        <w:rPr>
          <w:rFonts w:asciiTheme="minorHAnsi" w:hAnsiTheme="minorHAnsi" w:cstheme="minorHAnsi"/>
          <w:sz w:val="22"/>
          <w:szCs w:val="22"/>
        </w:rPr>
      </w:pPr>
    </w:p>
    <w:p w14:paraId="259B0A2A" w14:textId="77777777" w:rsidR="00F804B3" w:rsidRDefault="00F804B3" w:rsidP="00F804B3">
      <w:pPr>
        <w:rPr>
          <w:rFonts w:asciiTheme="minorHAnsi" w:hAnsiTheme="minorHAnsi" w:cstheme="minorHAnsi"/>
          <w:sz w:val="22"/>
          <w:szCs w:val="22"/>
        </w:rPr>
      </w:pPr>
    </w:p>
    <w:p w14:paraId="625B1FBB" w14:textId="77777777" w:rsidR="00F804B3" w:rsidRDefault="00F804B3" w:rsidP="00F804B3">
      <w:pPr>
        <w:rPr>
          <w:rFonts w:asciiTheme="minorHAnsi" w:hAnsiTheme="minorHAnsi" w:cstheme="minorHAnsi"/>
          <w:sz w:val="22"/>
          <w:szCs w:val="22"/>
        </w:rPr>
      </w:pPr>
    </w:p>
    <w:p w14:paraId="2E8849B1" w14:textId="77777777" w:rsidR="00F804B3" w:rsidRPr="00F804B3" w:rsidRDefault="00F804B3" w:rsidP="00F804B3">
      <w:pPr>
        <w:rPr>
          <w:rFonts w:asciiTheme="minorHAnsi" w:hAnsiTheme="minorHAnsi" w:cstheme="minorHAnsi"/>
          <w:sz w:val="22"/>
          <w:szCs w:val="22"/>
        </w:rPr>
      </w:pPr>
    </w:p>
    <w:p w14:paraId="618DF983" w14:textId="77777777" w:rsidR="005B4F11" w:rsidRPr="00F804B3" w:rsidRDefault="005B4F11" w:rsidP="005B4F11">
      <w:pPr>
        <w:rPr>
          <w:rFonts w:asciiTheme="minorHAnsi" w:hAnsiTheme="minorHAnsi" w:cstheme="minorHAnsi"/>
          <w:b/>
          <w:bCs/>
          <w:color w:val="0070C0"/>
          <w:sz w:val="28"/>
          <w:szCs w:val="28"/>
          <w:highlight w:val="yellow"/>
        </w:rPr>
      </w:pPr>
      <w:r w:rsidRPr="0098593D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4.Uputstvo za povezivanje </w:t>
      </w:r>
      <w:proofErr w:type="spellStart"/>
      <w:r w:rsidRPr="0098593D">
        <w:rPr>
          <w:rFonts w:asciiTheme="minorHAnsi" w:hAnsiTheme="minorHAnsi" w:cstheme="minorHAnsi"/>
          <w:b/>
          <w:bCs/>
          <w:color w:val="0070C0"/>
          <w:sz w:val="28"/>
          <w:szCs w:val="28"/>
        </w:rPr>
        <w:t>Beacon</w:t>
      </w:r>
      <w:proofErr w:type="spellEnd"/>
      <w:r w:rsidRPr="0098593D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-a 1.1 </w:t>
      </w:r>
      <w:r w:rsidRPr="00F804B3">
        <w:rPr>
          <w:rFonts w:asciiTheme="minorHAnsi" w:hAnsiTheme="minorHAnsi" w:cstheme="minorHAnsi"/>
          <w:b/>
          <w:bCs/>
          <w:color w:val="0070C0"/>
          <w:sz w:val="28"/>
          <w:szCs w:val="28"/>
          <w:highlight w:val="yellow"/>
        </w:rPr>
        <w:t xml:space="preserve">na </w:t>
      </w:r>
    </w:p>
    <w:p w14:paraId="1EAA0F9A" w14:textId="77777777" w:rsidR="005B4F11" w:rsidRPr="0098593D" w:rsidRDefault="005B4F11" w:rsidP="005B4F11">
      <w:p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F804B3">
        <w:rPr>
          <w:rFonts w:asciiTheme="minorHAnsi" w:hAnsiTheme="minorHAnsi" w:cstheme="minorHAnsi"/>
          <w:b/>
          <w:bCs/>
          <w:color w:val="0070C0"/>
          <w:sz w:val="28"/>
          <w:szCs w:val="28"/>
          <w:highlight w:val="yellow"/>
        </w:rPr>
        <w:t>bilo koji modem</w:t>
      </w:r>
      <w:r w:rsidRPr="0098593D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(ONT ili </w:t>
      </w:r>
      <w:proofErr w:type="spellStart"/>
      <w:r w:rsidRPr="0098593D">
        <w:rPr>
          <w:rFonts w:asciiTheme="minorHAnsi" w:hAnsiTheme="minorHAnsi" w:cstheme="minorHAnsi"/>
          <w:b/>
          <w:bCs/>
          <w:color w:val="0070C0"/>
          <w:sz w:val="28"/>
          <w:szCs w:val="28"/>
        </w:rPr>
        <w:t>xDSL</w:t>
      </w:r>
      <w:proofErr w:type="spellEnd"/>
      <w:r w:rsidRPr="0098593D">
        <w:rPr>
          <w:rFonts w:asciiTheme="minorHAnsi" w:hAnsiTheme="minorHAnsi" w:cstheme="minorHAnsi"/>
          <w:b/>
          <w:bCs/>
          <w:color w:val="0070C0"/>
          <w:sz w:val="28"/>
          <w:szCs w:val="28"/>
        </w:rPr>
        <w:t>)</w:t>
      </w:r>
    </w:p>
    <w:p w14:paraId="7D2547D4" w14:textId="77777777" w:rsidR="005B4F11" w:rsidRPr="00B70A28" w:rsidRDefault="005B4F11" w:rsidP="005B4F1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A419BC2" w14:textId="6C89DA55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Za povezivanje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-a 1.1 </w:t>
      </w:r>
      <w:r w:rsidRPr="00AF498C">
        <w:rPr>
          <w:rFonts w:asciiTheme="minorHAnsi" w:hAnsiTheme="minorHAnsi" w:cstheme="minorHAnsi"/>
          <w:sz w:val="22"/>
          <w:szCs w:val="22"/>
          <w:u w:val="single"/>
        </w:rPr>
        <w:t>na bilo koji modem</w:t>
      </w:r>
      <w:r w:rsidR="00AF498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F498C" w:rsidRPr="00AF498C">
        <w:rPr>
          <w:rFonts w:asciiTheme="minorHAnsi" w:hAnsiTheme="minorHAnsi" w:cstheme="minorHAnsi"/>
          <w:sz w:val="22"/>
          <w:szCs w:val="22"/>
        </w:rPr>
        <w:t>koji nije Nokia ONT,</w:t>
      </w:r>
      <w:r w:rsidRPr="00AF498C">
        <w:rPr>
          <w:rFonts w:asciiTheme="minorHAnsi" w:hAnsiTheme="minorHAnsi" w:cstheme="minorHAnsi"/>
          <w:b/>
          <w:bCs/>
          <w:sz w:val="22"/>
          <w:szCs w:val="22"/>
        </w:rPr>
        <w:t xml:space="preserve"> potrebna su dva </w:t>
      </w:r>
      <w:proofErr w:type="spellStart"/>
      <w:r w:rsidRPr="00AF498C">
        <w:rPr>
          <w:rFonts w:asciiTheme="minorHAnsi" w:hAnsiTheme="minorHAnsi" w:cstheme="minorHAnsi"/>
          <w:b/>
          <w:bCs/>
          <w:sz w:val="22"/>
          <w:szCs w:val="22"/>
        </w:rPr>
        <w:t>Beacon</w:t>
      </w:r>
      <w:proofErr w:type="spellEnd"/>
      <w:r w:rsidRPr="00AF498C">
        <w:rPr>
          <w:rFonts w:asciiTheme="minorHAnsi" w:hAnsiTheme="minorHAnsi" w:cstheme="minorHAnsi"/>
          <w:b/>
          <w:bCs/>
          <w:sz w:val="22"/>
          <w:szCs w:val="22"/>
        </w:rPr>
        <w:t>-a</w:t>
      </w:r>
      <w:r w:rsidRPr="00B70A28">
        <w:rPr>
          <w:rFonts w:asciiTheme="minorHAnsi" w:hAnsiTheme="minorHAnsi" w:cstheme="minorHAnsi"/>
          <w:sz w:val="22"/>
          <w:szCs w:val="22"/>
        </w:rPr>
        <w:t xml:space="preserve">. Na ovaj način je moguće povećavanje pokrivenosti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signalom, odnosno obezbeđivanje pristupa Internetu.</w:t>
      </w:r>
    </w:p>
    <w:p w14:paraId="6201322C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62EEB3E0" w14:textId="77777777" w:rsidR="005B4F11" w:rsidRPr="00B70A28" w:rsidRDefault="005B4F11" w:rsidP="005B4F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Prvi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Beacon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</w:t>
      </w:r>
      <w:r w:rsidRPr="008E7683">
        <w:rPr>
          <w:rFonts w:asciiTheme="minorHAnsi" w:hAnsiTheme="minorHAnsi" w:cstheme="minorHAnsi"/>
          <w:b/>
          <w:bCs/>
          <w:sz w:val="22"/>
          <w:szCs w:val="22"/>
        </w:rPr>
        <w:t>povezati LAN kablom</w:t>
      </w:r>
      <w:r w:rsidRPr="00B70A28">
        <w:rPr>
          <w:rFonts w:asciiTheme="minorHAnsi" w:hAnsiTheme="minorHAnsi" w:cstheme="minorHAnsi"/>
          <w:sz w:val="22"/>
          <w:szCs w:val="22"/>
        </w:rPr>
        <w:t xml:space="preserve"> WAN port na LAN port</w:t>
      </w:r>
    </w:p>
    <w:p w14:paraId="7A7775CF" w14:textId="77777777" w:rsidR="005B4F11" w:rsidRPr="00B70A28" w:rsidRDefault="005B4F11" w:rsidP="005B4F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Kada </w:t>
      </w:r>
      <w:r w:rsidRPr="00BD5CD3">
        <w:rPr>
          <w:rFonts w:asciiTheme="minorHAnsi" w:hAnsiTheme="minorHAnsi" w:cstheme="minorHAnsi"/>
          <w:sz w:val="22"/>
          <w:szCs w:val="22"/>
          <w:highlight w:val="cyan"/>
        </w:rPr>
        <w:t>poplavi</w:t>
      </w:r>
      <w:r w:rsidRPr="00B70A28">
        <w:rPr>
          <w:rFonts w:asciiTheme="minorHAnsi" w:hAnsiTheme="minorHAnsi" w:cstheme="minorHAnsi"/>
          <w:sz w:val="22"/>
          <w:szCs w:val="22"/>
        </w:rPr>
        <w:t xml:space="preserve"> povezan je …</w:t>
      </w:r>
    </w:p>
    <w:p w14:paraId="29ACED5B" w14:textId="27940FE0" w:rsidR="00BD5CD3" w:rsidRDefault="00BD5CD3" w:rsidP="00BD5CD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BD5CD3">
        <w:rPr>
          <w:rFonts w:asciiTheme="minorHAnsi" w:hAnsiTheme="minorHAnsi" w:cstheme="minorHAnsi"/>
          <w:sz w:val="22"/>
          <w:szCs w:val="22"/>
        </w:rPr>
        <w:t xml:space="preserve">klik na WPS dugme </w:t>
      </w:r>
      <w:r>
        <w:rPr>
          <w:rFonts w:asciiTheme="minorHAnsi" w:hAnsiTheme="minorHAnsi" w:cstheme="minorHAnsi"/>
          <w:sz w:val="22"/>
          <w:szCs w:val="22"/>
        </w:rPr>
        <w:t xml:space="preserve">prvog </w:t>
      </w:r>
      <w:r w:rsidRPr="00BD5CD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5CD3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D5CD3">
        <w:rPr>
          <w:rFonts w:asciiTheme="minorHAnsi" w:hAnsiTheme="minorHAnsi" w:cstheme="minorHAnsi"/>
          <w:sz w:val="22"/>
          <w:szCs w:val="22"/>
        </w:rPr>
        <w:t xml:space="preserve"> (lampica trepće belo)</w:t>
      </w:r>
    </w:p>
    <w:p w14:paraId="61C33449" w14:textId="6BB01548" w:rsidR="00365948" w:rsidRPr="00BD5CD3" w:rsidRDefault="00365948" w:rsidP="00BD5CD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365948">
        <w:rPr>
          <w:rFonts w:asciiTheme="minorHAnsi" w:hAnsiTheme="minorHAnsi" w:cstheme="minorHAnsi"/>
          <w:sz w:val="22"/>
          <w:szCs w:val="22"/>
        </w:rPr>
        <w:t>Obavezno rastojanje od 1m između uređaja prilikom WPS uparivanja</w:t>
      </w:r>
    </w:p>
    <w:p w14:paraId="6A1A948C" w14:textId="77777777" w:rsidR="00BD5CD3" w:rsidRPr="00BD5CD3" w:rsidRDefault="00BD5CD3" w:rsidP="00BD5CD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BD5CD3">
        <w:rPr>
          <w:rFonts w:asciiTheme="minorHAnsi" w:hAnsiTheme="minorHAnsi" w:cstheme="minorHAnsi"/>
          <w:sz w:val="22"/>
          <w:szCs w:val="22"/>
        </w:rPr>
        <w:t xml:space="preserve">klik na WPS dugme drugog  </w:t>
      </w:r>
      <w:proofErr w:type="spellStart"/>
      <w:r w:rsidRPr="00BD5CD3">
        <w:rPr>
          <w:rFonts w:asciiTheme="minorHAnsi" w:hAnsiTheme="minorHAnsi" w:cstheme="minorHAnsi"/>
          <w:sz w:val="22"/>
          <w:szCs w:val="22"/>
        </w:rPr>
        <w:t>beacona</w:t>
      </w:r>
      <w:proofErr w:type="spellEnd"/>
      <w:r w:rsidRPr="00BD5CD3">
        <w:rPr>
          <w:rFonts w:asciiTheme="minorHAnsi" w:hAnsiTheme="minorHAnsi" w:cstheme="minorHAnsi"/>
          <w:sz w:val="22"/>
          <w:szCs w:val="22"/>
        </w:rPr>
        <w:t xml:space="preserve"> (lampica trepće belo)</w:t>
      </w:r>
    </w:p>
    <w:p w14:paraId="18C1AC8F" w14:textId="77777777" w:rsidR="00BD5CD3" w:rsidRPr="00BD5CD3" w:rsidRDefault="00BD5CD3" w:rsidP="00BD5CD3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BD5CD3">
        <w:rPr>
          <w:rFonts w:asciiTheme="minorHAnsi" w:hAnsiTheme="minorHAnsi" w:cstheme="minorHAnsi"/>
          <w:sz w:val="22"/>
          <w:szCs w:val="22"/>
        </w:rPr>
        <w:t xml:space="preserve">lampica na glavnom tj. prvom </w:t>
      </w:r>
      <w:proofErr w:type="spellStart"/>
      <w:r w:rsidRPr="00BD5CD3">
        <w:rPr>
          <w:rFonts w:asciiTheme="minorHAnsi" w:hAnsiTheme="minorHAnsi" w:cstheme="minorHAnsi"/>
          <w:sz w:val="22"/>
          <w:szCs w:val="22"/>
        </w:rPr>
        <w:t>beaconu</w:t>
      </w:r>
      <w:proofErr w:type="spellEnd"/>
      <w:r w:rsidRPr="00BD5CD3">
        <w:rPr>
          <w:rFonts w:asciiTheme="minorHAnsi" w:hAnsiTheme="minorHAnsi" w:cstheme="minorHAnsi"/>
          <w:sz w:val="22"/>
          <w:szCs w:val="22"/>
        </w:rPr>
        <w:t xml:space="preserve"> i na dugom </w:t>
      </w:r>
      <w:proofErr w:type="spellStart"/>
      <w:r w:rsidRPr="00BD5CD3">
        <w:rPr>
          <w:rFonts w:asciiTheme="minorHAnsi" w:hAnsiTheme="minorHAnsi" w:cstheme="minorHAnsi"/>
          <w:sz w:val="22"/>
          <w:szCs w:val="22"/>
        </w:rPr>
        <w:t>beaconu</w:t>
      </w:r>
      <w:proofErr w:type="spellEnd"/>
      <w:r w:rsidRPr="00BD5CD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9059A6D" w14:textId="7E3D0CB4" w:rsidR="00BD5CD3" w:rsidRPr="00BD5CD3" w:rsidRDefault="00BD5CD3" w:rsidP="00BD5CD3">
      <w:pPr>
        <w:ind w:left="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</w:t>
      </w:r>
      <w:r w:rsidRPr="00BD5CD3">
        <w:rPr>
          <w:rFonts w:asciiTheme="minorHAnsi" w:hAnsiTheme="minorHAnsi" w:cstheme="minorHAnsi"/>
          <w:sz w:val="22"/>
          <w:szCs w:val="22"/>
        </w:rPr>
        <w:t xml:space="preserve">treba da svetli </w:t>
      </w:r>
      <w:r w:rsidRPr="00BD5CD3">
        <w:rPr>
          <w:rFonts w:asciiTheme="minorHAnsi" w:hAnsiTheme="minorHAnsi" w:cstheme="minorHAnsi"/>
          <w:sz w:val="22"/>
          <w:szCs w:val="22"/>
          <w:highlight w:val="cyan"/>
        </w:rPr>
        <w:t>plavo</w:t>
      </w:r>
      <w:r w:rsidRPr="00BD5CD3">
        <w:rPr>
          <w:rFonts w:asciiTheme="minorHAnsi" w:hAnsiTheme="minorHAnsi" w:cstheme="minorHAnsi"/>
          <w:sz w:val="22"/>
          <w:szCs w:val="22"/>
        </w:rPr>
        <w:t xml:space="preserve"> što znači da se povezao i vreme povezivanja je oko 1 minut</w:t>
      </w:r>
    </w:p>
    <w:p w14:paraId="47023571" w14:textId="77777777" w:rsidR="00BD5CD3" w:rsidRPr="00BD5CD3" w:rsidRDefault="00BD5CD3" w:rsidP="00BD5CD3">
      <w:pPr>
        <w:rPr>
          <w:rFonts w:asciiTheme="minorHAnsi" w:hAnsiTheme="minorHAnsi" w:cstheme="minorHAnsi"/>
          <w:sz w:val="22"/>
          <w:szCs w:val="22"/>
        </w:rPr>
      </w:pPr>
    </w:p>
    <w:p w14:paraId="4F30EE9E" w14:textId="77777777" w:rsidR="00BD5CD3" w:rsidRPr="00BD5CD3" w:rsidRDefault="00BD5CD3" w:rsidP="00BD5CD3">
      <w:pPr>
        <w:rPr>
          <w:rFonts w:asciiTheme="minorHAnsi" w:hAnsiTheme="minorHAnsi" w:cstheme="minorHAnsi"/>
          <w:sz w:val="22"/>
          <w:szCs w:val="22"/>
        </w:rPr>
      </w:pPr>
    </w:p>
    <w:p w14:paraId="27F841D7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7A0295C4" w14:textId="77777777" w:rsidR="005B4F11" w:rsidRPr="00B70A28" w:rsidRDefault="005B4F11" w:rsidP="005B4F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WEB pristup </w:t>
      </w:r>
      <w:hyperlink r:id="rId13" w:history="1">
        <w:r w:rsidRPr="00365948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szCs w:val="22"/>
          </w:rPr>
          <w:t>http://192.168.18.1/</w:t>
        </w:r>
      </w:hyperlink>
      <w:r w:rsidRPr="00B70A2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user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admin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pass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: sa nalepnice isti kao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WiFi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>.</w:t>
      </w:r>
    </w:p>
    <w:p w14:paraId="5038770A" w14:textId="77777777" w:rsidR="005B4F11" w:rsidRPr="00B70A28" w:rsidRDefault="005B4F11" w:rsidP="005B4F1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13B97C5" w14:textId="77777777" w:rsidR="005B4F11" w:rsidRPr="00B70A28" w:rsidRDefault="005B4F11" w:rsidP="005B4F1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Podesiti SSID 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pass</w:t>
      </w:r>
      <w:proofErr w:type="spellEnd"/>
    </w:p>
    <w:p w14:paraId="063A31F1" w14:textId="77777777" w:rsidR="005B4F11" w:rsidRPr="00B70A28" w:rsidRDefault="005B4F11" w:rsidP="005B4F1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19AA812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372052E" wp14:editId="54C4EE5A">
            <wp:extent cx="5385459" cy="2442809"/>
            <wp:effectExtent l="0" t="0" r="5715" b="0"/>
            <wp:docPr id="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692" cy="246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72E3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01FA38B9" w14:textId="21F8DB99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  <w:r w:rsidRPr="00B70A28">
        <w:rPr>
          <w:rFonts w:asciiTheme="minorHAnsi" w:hAnsiTheme="minorHAnsi" w:cstheme="minorHAnsi"/>
          <w:sz w:val="22"/>
          <w:szCs w:val="22"/>
        </w:rPr>
        <w:t xml:space="preserve">U </w:t>
      </w:r>
      <w:proofErr w:type="spellStart"/>
      <w:r w:rsidRPr="00F804B3">
        <w:rPr>
          <w:rFonts w:asciiTheme="minorHAnsi" w:hAnsiTheme="minorHAnsi" w:cstheme="minorHAnsi"/>
          <w:b/>
          <w:bCs/>
          <w:sz w:val="22"/>
          <w:szCs w:val="22"/>
        </w:rPr>
        <w:t>wifi</w:t>
      </w:r>
      <w:proofErr w:type="spellEnd"/>
      <w:r w:rsidRPr="00F804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F804B3">
        <w:rPr>
          <w:rFonts w:asciiTheme="minorHAnsi" w:hAnsiTheme="minorHAnsi" w:cstheme="minorHAnsi"/>
          <w:b/>
          <w:bCs/>
          <w:sz w:val="22"/>
          <w:szCs w:val="22"/>
        </w:rPr>
        <w:t>networks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klikni i promeni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ssid</w:t>
      </w:r>
      <w:proofErr w:type="spellEnd"/>
      <w:r w:rsidRPr="00B70A28">
        <w:rPr>
          <w:rFonts w:asciiTheme="minorHAnsi" w:hAnsiTheme="minorHAnsi" w:cstheme="minorHAnsi"/>
          <w:sz w:val="22"/>
          <w:szCs w:val="22"/>
        </w:rPr>
        <w:t xml:space="preserve"> i </w:t>
      </w:r>
      <w:proofErr w:type="spellStart"/>
      <w:r w:rsidRPr="00B70A28">
        <w:rPr>
          <w:rFonts w:asciiTheme="minorHAnsi" w:hAnsiTheme="minorHAnsi" w:cstheme="minorHAnsi"/>
          <w:sz w:val="22"/>
          <w:szCs w:val="22"/>
        </w:rPr>
        <w:t>pass</w:t>
      </w:r>
      <w:proofErr w:type="spellEnd"/>
      <w:r w:rsidR="00F804B3">
        <w:rPr>
          <w:rFonts w:asciiTheme="minorHAnsi" w:hAnsiTheme="minorHAnsi" w:cstheme="minorHAnsi"/>
          <w:sz w:val="22"/>
          <w:szCs w:val="22"/>
        </w:rPr>
        <w:t>.</w:t>
      </w:r>
    </w:p>
    <w:p w14:paraId="775ED068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0B6E1B03" w14:textId="77777777" w:rsidR="005B4F11" w:rsidRPr="00B70A28" w:rsidRDefault="005B4F11" w:rsidP="005B4F1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28CC3A" w14:textId="77777777" w:rsidR="005B4F11" w:rsidRPr="00B70A28" w:rsidRDefault="005B4F11" w:rsidP="005B4F11">
      <w:pPr>
        <w:rPr>
          <w:rFonts w:asciiTheme="minorHAnsi" w:hAnsiTheme="minorHAnsi" w:cstheme="minorHAnsi"/>
          <w:sz w:val="22"/>
          <w:szCs w:val="22"/>
        </w:rPr>
      </w:pPr>
    </w:p>
    <w:p w14:paraId="732D78F4" w14:textId="77777777" w:rsidR="004642F8" w:rsidRDefault="004642F8"/>
    <w:sectPr w:rsidR="004642F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49722E" w14:textId="77777777" w:rsidR="00452939" w:rsidRDefault="00452939" w:rsidP="00BD5CD3">
      <w:r>
        <w:separator/>
      </w:r>
    </w:p>
  </w:endnote>
  <w:endnote w:type="continuationSeparator" w:id="0">
    <w:p w14:paraId="6DD5CEC1" w14:textId="77777777" w:rsidR="00452939" w:rsidRDefault="00452939" w:rsidP="00BD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1B310" w14:textId="77777777" w:rsidR="00C02D34" w:rsidRDefault="00C02D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1426827"/>
      <w:docPartObj>
        <w:docPartGallery w:val="Page Numbers (Bottom of Page)"/>
        <w:docPartUnique/>
      </w:docPartObj>
    </w:sdtPr>
    <w:sdtEndPr/>
    <w:sdtContent>
      <w:p w14:paraId="387BCD51" w14:textId="2E011AB5" w:rsidR="00BD5CD3" w:rsidRDefault="00BD5CD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0894AF" w14:textId="77777777" w:rsidR="00BD5CD3" w:rsidRDefault="00BD5C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B380EB" w14:textId="77777777" w:rsidR="00C02D34" w:rsidRDefault="00C02D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294F4B" w14:textId="77777777" w:rsidR="00452939" w:rsidRDefault="00452939" w:rsidP="00BD5CD3">
      <w:r>
        <w:separator/>
      </w:r>
    </w:p>
  </w:footnote>
  <w:footnote w:type="continuationSeparator" w:id="0">
    <w:p w14:paraId="42E65A40" w14:textId="77777777" w:rsidR="00452939" w:rsidRDefault="00452939" w:rsidP="00BD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7805F" w14:textId="77777777" w:rsidR="00C02D34" w:rsidRDefault="00C02D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95D18A" w14:textId="6407A181" w:rsidR="00C02D34" w:rsidRDefault="00C02D34" w:rsidP="00C02D34">
    <w:pPr>
      <w:pStyle w:val="Header"/>
      <w:jc w:val="right"/>
    </w:pPr>
    <w:bookmarkStart w:id="2" w:name="aliashDocumentMarking1HeaderPrimary"/>
    <w:r w:rsidRPr="00C02D34">
      <w:rPr>
        <w:color w:val="000000"/>
        <w:sz w:val="16"/>
      </w:rPr>
      <w:t>ПОСЛОВНА ТАЈНА/</w:t>
    </w:r>
    <w:proofErr w:type="spellStart"/>
    <w:r w:rsidRPr="00C02D34">
      <w:rPr>
        <w:b/>
        <w:i/>
        <w:color w:val="000000"/>
        <w:sz w:val="16"/>
      </w:rPr>
      <w:t>Интерно</w:t>
    </w:r>
    <w:bookmarkEnd w:id="2"/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5D45D" w14:textId="77777777" w:rsidR="00C02D34" w:rsidRDefault="00C02D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2E5"/>
    <w:multiLevelType w:val="hybridMultilevel"/>
    <w:tmpl w:val="0626262C"/>
    <w:lvl w:ilvl="0" w:tplc="99C23DFC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26E69"/>
    <w:multiLevelType w:val="hybridMultilevel"/>
    <w:tmpl w:val="304E8B8C"/>
    <w:lvl w:ilvl="0" w:tplc="99C23DFC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241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194D5089"/>
    <w:multiLevelType w:val="hybridMultilevel"/>
    <w:tmpl w:val="62DE35CA"/>
    <w:lvl w:ilvl="0" w:tplc="24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44A662B"/>
    <w:multiLevelType w:val="hybridMultilevel"/>
    <w:tmpl w:val="692C2E00"/>
    <w:lvl w:ilvl="0" w:tplc="24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038C8"/>
    <w:multiLevelType w:val="hybridMultilevel"/>
    <w:tmpl w:val="A06A8734"/>
    <w:lvl w:ilvl="0" w:tplc="E39EDA9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770DD"/>
    <w:multiLevelType w:val="hybridMultilevel"/>
    <w:tmpl w:val="FDEA7D68"/>
    <w:lvl w:ilvl="0" w:tplc="24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8E7640"/>
    <w:multiLevelType w:val="hybridMultilevel"/>
    <w:tmpl w:val="8F4E3C4E"/>
    <w:lvl w:ilvl="0" w:tplc="AE0EE216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Olivera Dončova">
    <w15:presenceInfo w15:providerId="AD" w15:userId="S::oliverado@telekom.rs::54e698b9-579b-4bc5-946b-aeedaf164a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11"/>
    <w:rsid w:val="00000C7C"/>
    <w:rsid w:val="00016A2E"/>
    <w:rsid w:val="00024643"/>
    <w:rsid w:val="00080400"/>
    <w:rsid w:val="00081EAC"/>
    <w:rsid w:val="0013151B"/>
    <w:rsid w:val="001F7C25"/>
    <w:rsid w:val="002454BE"/>
    <w:rsid w:val="00266C12"/>
    <w:rsid w:val="002B5B54"/>
    <w:rsid w:val="00314C6D"/>
    <w:rsid w:val="003309E6"/>
    <w:rsid w:val="003477F2"/>
    <w:rsid w:val="00365948"/>
    <w:rsid w:val="0039156B"/>
    <w:rsid w:val="003D19BE"/>
    <w:rsid w:val="00452939"/>
    <w:rsid w:val="004642F8"/>
    <w:rsid w:val="00496E07"/>
    <w:rsid w:val="005375AD"/>
    <w:rsid w:val="005B4F11"/>
    <w:rsid w:val="006B5415"/>
    <w:rsid w:val="006E2228"/>
    <w:rsid w:val="007878DE"/>
    <w:rsid w:val="00863093"/>
    <w:rsid w:val="008F55A9"/>
    <w:rsid w:val="009B1AFD"/>
    <w:rsid w:val="009C44D8"/>
    <w:rsid w:val="009D4071"/>
    <w:rsid w:val="009E6B1D"/>
    <w:rsid w:val="00A174D2"/>
    <w:rsid w:val="00A71D5C"/>
    <w:rsid w:val="00A73FE6"/>
    <w:rsid w:val="00AD6C8F"/>
    <w:rsid w:val="00AF31C3"/>
    <w:rsid w:val="00AF32A1"/>
    <w:rsid w:val="00AF498C"/>
    <w:rsid w:val="00B26B03"/>
    <w:rsid w:val="00BD5CD3"/>
    <w:rsid w:val="00C00837"/>
    <w:rsid w:val="00C02D34"/>
    <w:rsid w:val="00C46CB6"/>
    <w:rsid w:val="00C828ED"/>
    <w:rsid w:val="00CD38D8"/>
    <w:rsid w:val="00CD75D3"/>
    <w:rsid w:val="00D30687"/>
    <w:rsid w:val="00D3170F"/>
    <w:rsid w:val="00DA04A8"/>
    <w:rsid w:val="00DB07B8"/>
    <w:rsid w:val="00DE789D"/>
    <w:rsid w:val="00E07868"/>
    <w:rsid w:val="00E42794"/>
    <w:rsid w:val="00E452DC"/>
    <w:rsid w:val="00E64460"/>
    <w:rsid w:val="00E6787E"/>
    <w:rsid w:val="00E84F3A"/>
    <w:rsid w:val="00E93B14"/>
    <w:rsid w:val="00E94804"/>
    <w:rsid w:val="00ED4FFC"/>
    <w:rsid w:val="00F8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1A0FB"/>
  <w15:chartTrackingRefBased/>
  <w15:docId w15:val="{26EAF14F-D149-4A09-9113-82A65D82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4F11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F1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5CD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CD3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5CD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CD3"/>
    <w:rPr>
      <w:rFonts w:ascii="Arial" w:hAnsi="Arial" w:cs="Arial"/>
      <w:sz w:val="24"/>
      <w:szCs w:val="24"/>
    </w:rPr>
  </w:style>
  <w:style w:type="paragraph" w:styleId="Revision">
    <w:name w:val="Revision"/>
    <w:hidden/>
    <w:uiPriority w:val="99"/>
    <w:semiHidden/>
    <w:rsid w:val="00AD6C8F"/>
    <w:pPr>
      <w:spacing w:after="0" w:line="240" w:lineRule="auto"/>
    </w:pPr>
    <w:rPr>
      <w:rFonts w:ascii="Arial" w:hAnsi="Arial" w:cs="Arial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D6C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6C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6C8F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6C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6C8F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92.168.18.1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://192.168.18.1/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bc0ea105-eb74-4948-bd7f-fb0ee8c50cc9</TitusGUID>
  <TitusMetadata xmlns="">eyJucyI6Imh0dHA6XC9cL3d3dy50aXR1cy5jb21cL25zXC9UZWxla29tIFNlcmJpYSIsInByb3BzIjpbeyJuIjoiS0xBU0lGSUtBQ0lKQSIsInZhbHMiOlt7InZhbHVlIjoiSW50ZXJubyJ9XX0seyJuIjoiUG9kS2xhc0Vrc3Rlcm5vIiwidmFscyI6W119XX0=</TitusMetadata>
</titus>
</file>

<file path=customXml/itemProps1.xml><?xml version="1.0" encoding="utf-8"?>
<ds:datastoreItem xmlns:ds="http://schemas.openxmlformats.org/officeDocument/2006/customXml" ds:itemID="{36893AE6-E5D5-4A8E-9647-607939B8E214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1027</Words>
  <Characters>5181</Characters>
  <Application>Microsoft Office Word</Application>
  <DocSecurity>0</DocSecurity>
  <Lines>177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Dimitrijević</dc:creator>
  <cp:keywords>Klasifikacija: INTERNO</cp:keywords>
  <dc:description/>
  <cp:lastModifiedBy>Marko Ristić</cp:lastModifiedBy>
  <cp:revision>2</cp:revision>
  <dcterms:created xsi:type="dcterms:W3CDTF">2026-04-24T08:08:00Z</dcterms:created>
  <dcterms:modified xsi:type="dcterms:W3CDTF">2026-04-24T08:08:00Z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bc0ea105-eb74-4948-bd7f-fb0ee8c50cc9</vt:lpwstr>
  </property>
  <property fmtid="{D5CDD505-2E9C-101B-9397-08002B2CF9AE}" pid="3" name="TelekomSerbiaKLASIFIKACIJA">
    <vt:lpwstr>Interno</vt:lpwstr>
  </property>
</Properties>
</file>